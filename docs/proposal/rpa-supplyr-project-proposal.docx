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2C163" w14:textId="451BEF61" w:rsidR="00BB487E" w:rsidRDefault="00BB487E" w:rsidP="00BB487E">
      <w:pPr>
        <w:ind w:left="1418" w:right="1738"/>
        <w:jc w:val="center"/>
        <w:rPr>
          <w:b/>
          <w:spacing w:val="-7"/>
          <w:sz w:val="28"/>
        </w:rPr>
      </w:pPr>
      <w:r>
        <w:rPr>
          <w:b/>
          <w:sz w:val="28"/>
        </w:rPr>
        <w:t>Temasek</w:t>
      </w:r>
      <w:r>
        <w:rPr>
          <w:b/>
          <w:spacing w:val="-5"/>
          <w:sz w:val="28"/>
        </w:rPr>
        <w:t xml:space="preserve"> </w:t>
      </w:r>
      <w:r>
        <w:rPr>
          <w:b/>
          <w:sz w:val="28"/>
        </w:rPr>
        <w:t>Polytechnic</w:t>
      </w:r>
    </w:p>
    <w:p w14:paraId="2FB1D0DA" w14:textId="77777777" w:rsidR="00BB487E" w:rsidRDefault="00BB487E" w:rsidP="00BB487E">
      <w:pPr>
        <w:ind w:left="1418" w:right="1738"/>
        <w:jc w:val="center"/>
        <w:rPr>
          <w:b/>
          <w:sz w:val="28"/>
        </w:rPr>
      </w:pPr>
      <w:r>
        <w:rPr>
          <w:b/>
          <w:sz w:val="28"/>
        </w:rPr>
        <w:t>School</w:t>
      </w:r>
      <w:r>
        <w:rPr>
          <w:b/>
          <w:spacing w:val="-4"/>
          <w:sz w:val="28"/>
        </w:rPr>
        <w:t xml:space="preserve"> </w:t>
      </w:r>
      <w:r>
        <w:rPr>
          <w:b/>
          <w:sz w:val="28"/>
        </w:rPr>
        <w:t>of</w:t>
      </w:r>
      <w:r>
        <w:rPr>
          <w:b/>
          <w:spacing w:val="-5"/>
          <w:sz w:val="28"/>
        </w:rPr>
        <w:t xml:space="preserve"> I</w:t>
      </w:r>
      <w:r>
        <w:rPr>
          <w:b/>
          <w:sz w:val="28"/>
        </w:rPr>
        <w:t>nformatics</w:t>
      </w:r>
      <w:r>
        <w:rPr>
          <w:b/>
          <w:spacing w:val="-4"/>
          <w:sz w:val="28"/>
        </w:rPr>
        <w:t xml:space="preserve"> </w:t>
      </w:r>
      <w:r>
        <w:rPr>
          <w:b/>
          <w:sz w:val="28"/>
        </w:rPr>
        <w:t>&amp;</w:t>
      </w:r>
      <w:r>
        <w:rPr>
          <w:b/>
          <w:spacing w:val="-5"/>
          <w:sz w:val="28"/>
        </w:rPr>
        <w:t xml:space="preserve"> </w:t>
      </w:r>
      <w:r>
        <w:rPr>
          <w:b/>
          <w:sz w:val="28"/>
        </w:rPr>
        <w:t>IT</w:t>
      </w:r>
    </w:p>
    <w:p w14:paraId="53A60586" w14:textId="77777777" w:rsidR="00BB487E" w:rsidRDefault="00BB487E" w:rsidP="00BB487E">
      <w:pPr>
        <w:ind w:left="1134" w:right="1225"/>
        <w:jc w:val="center"/>
        <w:rPr>
          <w:b/>
          <w:sz w:val="28"/>
        </w:rPr>
      </w:pPr>
      <w:r>
        <w:rPr>
          <w:b/>
          <w:sz w:val="28"/>
        </w:rPr>
        <w:t>Diploma in Applied Artificial Intelligence</w:t>
      </w:r>
    </w:p>
    <w:p w14:paraId="232EC6B7" w14:textId="77777777" w:rsidR="00BB487E" w:rsidRDefault="00BB487E" w:rsidP="00BB487E">
      <w:pPr>
        <w:ind w:left="1276" w:right="1225"/>
        <w:jc w:val="center"/>
        <w:rPr>
          <w:b/>
          <w:sz w:val="28"/>
        </w:rPr>
      </w:pPr>
      <w:r>
        <w:rPr>
          <w:b/>
          <w:sz w:val="28"/>
        </w:rPr>
        <w:t>Robotic</w:t>
      </w:r>
      <w:r>
        <w:rPr>
          <w:b/>
          <w:spacing w:val="-10"/>
          <w:sz w:val="28"/>
        </w:rPr>
        <w:t xml:space="preserve"> </w:t>
      </w:r>
      <w:r>
        <w:rPr>
          <w:b/>
          <w:sz w:val="28"/>
        </w:rPr>
        <w:t>Process</w:t>
      </w:r>
      <w:r>
        <w:rPr>
          <w:b/>
          <w:spacing w:val="-10"/>
          <w:sz w:val="28"/>
        </w:rPr>
        <w:t xml:space="preserve"> </w:t>
      </w:r>
      <w:r>
        <w:rPr>
          <w:b/>
          <w:sz w:val="28"/>
        </w:rPr>
        <w:t>Automation (CAI2C01)</w:t>
      </w:r>
    </w:p>
    <w:p w14:paraId="548A1692" w14:textId="2791652B" w:rsidR="00BB487E" w:rsidRDefault="00BB487E" w:rsidP="00BB487E">
      <w:pPr>
        <w:ind w:left="1418" w:right="1738"/>
        <w:jc w:val="center"/>
        <w:rPr>
          <w:b/>
          <w:bCs/>
          <w:spacing w:val="-2"/>
          <w:sz w:val="28"/>
        </w:rPr>
      </w:pPr>
      <w:r w:rsidRPr="00731FA3">
        <w:rPr>
          <w:b/>
          <w:bCs/>
          <w:spacing w:val="-2"/>
          <w:sz w:val="28"/>
        </w:rPr>
        <w:t>AY202</w:t>
      </w:r>
      <w:r w:rsidR="002C165E">
        <w:rPr>
          <w:b/>
          <w:bCs/>
          <w:spacing w:val="-2"/>
          <w:sz w:val="28"/>
        </w:rPr>
        <w:t>6</w:t>
      </w:r>
      <w:r w:rsidRPr="00731FA3">
        <w:rPr>
          <w:b/>
          <w:bCs/>
          <w:spacing w:val="-2"/>
          <w:sz w:val="28"/>
        </w:rPr>
        <w:t>/202</w:t>
      </w:r>
      <w:r w:rsidR="002C165E">
        <w:rPr>
          <w:b/>
          <w:bCs/>
          <w:spacing w:val="-2"/>
          <w:sz w:val="28"/>
        </w:rPr>
        <w:t>7</w:t>
      </w:r>
      <w:r w:rsidRPr="00731FA3">
        <w:rPr>
          <w:b/>
          <w:bCs/>
          <w:spacing w:val="-2"/>
          <w:sz w:val="28"/>
        </w:rPr>
        <w:t xml:space="preserve"> April Semester</w:t>
      </w:r>
    </w:p>
    <w:p w14:paraId="5090D2CD" w14:textId="77777777" w:rsidR="00BB487E" w:rsidRDefault="00BB487E" w:rsidP="00BB487E">
      <w:pPr>
        <w:ind w:right="1738"/>
        <w:jc w:val="center"/>
        <w:rPr>
          <w:b/>
          <w:sz w:val="28"/>
        </w:rPr>
      </w:pPr>
    </w:p>
    <w:p w14:paraId="5EF3F4A9" w14:textId="6BF0AC9C" w:rsidR="00BB487E" w:rsidRPr="00731FA3" w:rsidRDefault="00BB487E" w:rsidP="00BB487E">
      <w:pPr>
        <w:ind w:left="1134" w:right="1738"/>
        <w:jc w:val="center"/>
        <w:rPr>
          <w:b/>
          <w:sz w:val="28"/>
        </w:rPr>
      </w:pPr>
      <w:r>
        <w:rPr>
          <w:b/>
          <w:bCs/>
          <w:spacing w:val="-2"/>
          <w:sz w:val="28"/>
        </w:rPr>
        <w:t>Proposal</w:t>
      </w:r>
    </w:p>
    <w:p w14:paraId="4FFDF0B4" w14:textId="77777777" w:rsidR="00BB487E" w:rsidRDefault="00BB487E" w:rsidP="00BB487E"/>
    <w:p w14:paraId="5C080627" w14:textId="77777777" w:rsidR="00BB487E" w:rsidRDefault="00BB487E" w:rsidP="00BB487E">
      <w:pPr>
        <w:rPr>
          <w:b/>
          <w:bCs/>
        </w:rPr>
      </w:pPr>
    </w:p>
    <w:p w14:paraId="3AE0DB10" w14:textId="77777777" w:rsidR="00BB487E" w:rsidRDefault="00BB487E" w:rsidP="00BB487E">
      <w:pPr>
        <w:rPr>
          <w:b/>
          <w:bCs/>
        </w:rPr>
      </w:pPr>
    </w:p>
    <w:p w14:paraId="5F40C6EF" w14:textId="77777777" w:rsidR="00BB487E" w:rsidRDefault="00BB487E" w:rsidP="00BB487E">
      <w:pPr>
        <w:rPr>
          <w:b/>
          <w:bCs/>
        </w:rPr>
      </w:pPr>
    </w:p>
    <w:p w14:paraId="531C9BA9" w14:textId="77777777" w:rsidR="00BB487E" w:rsidRPr="009B3C05" w:rsidRDefault="00BB487E" w:rsidP="00BB487E">
      <w:pPr>
        <w:jc w:val="center"/>
      </w:pPr>
    </w:p>
    <w:p w14:paraId="0B8C7E43" w14:textId="77777777" w:rsidR="00BB487E" w:rsidRPr="009B3C05" w:rsidRDefault="00BB487E" w:rsidP="00BB487E">
      <w:pPr>
        <w:jc w:val="both"/>
      </w:pPr>
    </w:p>
    <w:p w14:paraId="3FCFA1FB" w14:textId="0C18627D" w:rsidR="00A46FD3" w:rsidRDefault="00BB487E" w:rsidP="00BB487E">
      <w:pPr>
        <w:rPr>
          <w:ins w:id="0" w:author="Andrew CHONG (TP)" w:date="2026-04-19T20:42:00Z" w16du:dateUtc="2026-04-19T12:42:00Z"/>
          <w:sz w:val="28"/>
          <w:szCs w:val="28"/>
        </w:rPr>
      </w:pPr>
      <w:r w:rsidRPr="005C5421">
        <w:rPr>
          <w:sz w:val="28"/>
          <w:szCs w:val="28"/>
        </w:rPr>
        <w:t>Student Name</w:t>
      </w:r>
      <w:r w:rsidR="00AF6345">
        <w:rPr>
          <w:sz w:val="28"/>
          <w:szCs w:val="28"/>
        </w:rPr>
        <w:t xml:space="preserve">                                            </w:t>
      </w:r>
      <w:proofErr w:type="gramStart"/>
      <w:r w:rsidR="00AF6345">
        <w:rPr>
          <w:sz w:val="28"/>
          <w:szCs w:val="28"/>
        </w:rPr>
        <w:t xml:space="preserve">  </w:t>
      </w:r>
      <w:ins w:id="1" w:author="Andrew CHONG (TP)" w:date="2026-04-19T20:43:00Z" w16du:dateUtc="2026-04-19T12:43:00Z">
        <w:r w:rsidR="00A46FD3">
          <w:rPr>
            <w:sz w:val="28"/>
            <w:szCs w:val="28"/>
          </w:rPr>
          <w:t>:</w:t>
        </w:r>
      </w:ins>
      <w:proofErr w:type="gramEnd"/>
      <w:del w:id="2" w:author="Andrew CHONG (TP)" w:date="2026-04-19T20:43:00Z" w16du:dateUtc="2026-04-19T12:43:00Z">
        <w:r w:rsidRPr="005C5421" w:rsidDel="00A46FD3">
          <w:rPr>
            <w:sz w:val="28"/>
            <w:szCs w:val="28"/>
          </w:rPr>
          <w:delText xml:space="preserve"> </w:delText>
        </w:r>
      </w:del>
      <w:r w:rsidR="00AF6345">
        <w:rPr>
          <w:sz w:val="28"/>
          <w:szCs w:val="28"/>
        </w:rPr>
        <w:t>Mohammed Hannan Noor</w:t>
      </w:r>
    </w:p>
    <w:p w14:paraId="595B5590" w14:textId="77777777" w:rsidR="00A46FD3" w:rsidRDefault="00A46FD3" w:rsidP="00BB487E">
      <w:pPr>
        <w:rPr>
          <w:ins w:id="3" w:author="Andrew CHONG (TP)" w:date="2026-04-19T20:43:00Z" w16du:dateUtc="2026-04-19T12:43:00Z"/>
          <w:sz w:val="28"/>
          <w:szCs w:val="28"/>
        </w:rPr>
      </w:pPr>
    </w:p>
    <w:p w14:paraId="27D477FB" w14:textId="203D5C56" w:rsidR="00BB487E" w:rsidRPr="005C5421" w:rsidRDefault="00A46FD3" w:rsidP="00BB487E">
      <w:pPr>
        <w:rPr>
          <w:sz w:val="28"/>
          <w:szCs w:val="28"/>
        </w:rPr>
      </w:pPr>
      <w:ins w:id="4" w:author="Andrew CHONG (TP)" w:date="2026-04-19T20:43:00Z" w16du:dateUtc="2026-04-19T12:43:00Z">
        <w:r>
          <w:rPr>
            <w:sz w:val="28"/>
            <w:szCs w:val="28"/>
          </w:rPr>
          <w:t>Student Admin No.</w:t>
        </w:r>
      </w:ins>
      <w:r w:rsidR="00BB487E" w:rsidRPr="005C5421">
        <w:rPr>
          <w:sz w:val="28"/>
          <w:szCs w:val="28"/>
        </w:rPr>
        <w:tab/>
      </w:r>
      <w:r w:rsidR="00D91E0D">
        <w:rPr>
          <w:sz w:val="28"/>
          <w:szCs w:val="28"/>
        </w:rPr>
        <w:tab/>
      </w:r>
      <w:r w:rsidR="00D91E0D">
        <w:rPr>
          <w:sz w:val="28"/>
          <w:szCs w:val="28"/>
        </w:rPr>
        <w:tab/>
      </w:r>
      <w:r w:rsidR="00BB487E" w:rsidRPr="005C5421">
        <w:rPr>
          <w:sz w:val="28"/>
          <w:szCs w:val="28"/>
        </w:rPr>
        <w:t>:</w:t>
      </w:r>
      <w:r w:rsidR="00BB487E">
        <w:rPr>
          <w:sz w:val="28"/>
          <w:szCs w:val="28"/>
        </w:rPr>
        <w:t xml:space="preserve"> </w:t>
      </w:r>
      <w:r w:rsidR="00AF6345">
        <w:rPr>
          <w:sz w:val="28"/>
          <w:szCs w:val="28"/>
        </w:rPr>
        <w:t>XXXXXXXX</w:t>
      </w:r>
    </w:p>
    <w:p w14:paraId="1D0B8F09" w14:textId="77777777" w:rsidR="00BB487E" w:rsidRPr="005C5421" w:rsidRDefault="00BB487E" w:rsidP="00BB487E">
      <w:pPr>
        <w:rPr>
          <w:sz w:val="28"/>
          <w:szCs w:val="28"/>
        </w:rPr>
      </w:pPr>
    </w:p>
    <w:p w14:paraId="5F7AFE3F" w14:textId="6C93B895" w:rsidR="00BB487E" w:rsidRPr="005C5421" w:rsidRDefault="00BB487E" w:rsidP="00BB487E">
      <w:pPr>
        <w:rPr>
          <w:sz w:val="28"/>
          <w:szCs w:val="28"/>
        </w:rPr>
      </w:pPr>
      <w:r w:rsidRPr="005C5421">
        <w:rPr>
          <w:sz w:val="28"/>
          <w:szCs w:val="28"/>
        </w:rPr>
        <w:t>Tutorial Group</w:t>
      </w:r>
      <w:r w:rsidRPr="005C5421">
        <w:rPr>
          <w:sz w:val="28"/>
          <w:szCs w:val="28"/>
        </w:rPr>
        <w:tab/>
      </w:r>
      <w:r w:rsidRPr="005C5421">
        <w:rPr>
          <w:sz w:val="28"/>
          <w:szCs w:val="28"/>
        </w:rPr>
        <w:tab/>
      </w:r>
      <w:r>
        <w:rPr>
          <w:sz w:val="28"/>
          <w:szCs w:val="28"/>
        </w:rPr>
        <w:tab/>
      </w:r>
      <w:r>
        <w:rPr>
          <w:sz w:val="28"/>
          <w:szCs w:val="28"/>
        </w:rPr>
        <w:tab/>
      </w:r>
      <w:r w:rsidRPr="005C5421">
        <w:rPr>
          <w:sz w:val="28"/>
          <w:szCs w:val="28"/>
        </w:rPr>
        <w:t xml:space="preserve">:  </w:t>
      </w:r>
      <w:r>
        <w:rPr>
          <w:sz w:val="28"/>
          <w:szCs w:val="28"/>
        </w:rPr>
        <w:t>P</w:t>
      </w:r>
      <w:r w:rsidR="00B51006">
        <w:rPr>
          <w:sz w:val="28"/>
          <w:szCs w:val="28"/>
        </w:rPr>
        <w:t>C02</w:t>
      </w:r>
    </w:p>
    <w:p w14:paraId="0C7896A6" w14:textId="77777777" w:rsidR="00BB487E" w:rsidRPr="005C5421" w:rsidRDefault="00BB487E" w:rsidP="00BB487E">
      <w:pPr>
        <w:rPr>
          <w:rFonts w:eastAsia="Arial"/>
          <w:sz w:val="28"/>
          <w:szCs w:val="28"/>
        </w:rPr>
      </w:pPr>
      <w:r w:rsidRPr="005C5421">
        <w:rPr>
          <w:rFonts w:eastAsia="Segoe UI"/>
          <w:color w:val="FFFFFF"/>
          <w:sz w:val="28"/>
          <w:szCs w:val="28"/>
        </w:rPr>
        <w:t>Jenny LING (TP)</w:t>
      </w:r>
    </w:p>
    <w:p w14:paraId="09381707" w14:textId="04CBE942" w:rsidR="00BB487E" w:rsidRPr="005C5421" w:rsidRDefault="00BB487E" w:rsidP="00BB487E">
      <w:pPr>
        <w:rPr>
          <w:sz w:val="28"/>
          <w:szCs w:val="28"/>
        </w:rPr>
      </w:pPr>
      <w:r w:rsidRPr="005C5421">
        <w:rPr>
          <w:sz w:val="28"/>
          <w:szCs w:val="28"/>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sidR="00B51006">
        <w:rPr>
          <w:sz w:val="28"/>
          <w:szCs w:val="28"/>
        </w:rPr>
        <w:t xml:space="preserve"> Ms Shuyun</w:t>
      </w:r>
    </w:p>
    <w:p w14:paraId="47D82E46" w14:textId="77777777" w:rsidR="00BB487E" w:rsidRPr="005C5421" w:rsidRDefault="00BB487E" w:rsidP="00BB487E">
      <w:pPr>
        <w:rPr>
          <w:sz w:val="28"/>
          <w:szCs w:val="28"/>
        </w:rPr>
      </w:pPr>
    </w:p>
    <w:p w14:paraId="4B741F40" w14:textId="13A48BC4" w:rsidR="00BB487E" w:rsidRPr="005C5421" w:rsidRDefault="00BB487E" w:rsidP="00BB487E">
      <w:pPr>
        <w:rPr>
          <w:sz w:val="28"/>
          <w:szCs w:val="28"/>
        </w:rPr>
      </w:pPr>
      <w:r w:rsidRPr="005C5421">
        <w:rPr>
          <w:sz w:val="28"/>
          <w:szCs w:val="28"/>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sidR="00B51006">
        <w:rPr>
          <w:sz w:val="28"/>
          <w:szCs w:val="28"/>
        </w:rPr>
        <w:t>28/5/2026</w:t>
      </w:r>
    </w:p>
    <w:p w14:paraId="6707A240" w14:textId="77777777" w:rsidR="00BB487E" w:rsidRDefault="00BB487E" w:rsidP="000C6EAF">
      <w:pPr>
        <w:rPr>
          <w:b/>
          <w:bCs/>
        </w:rPr>
      </w:pPr>
    </w:p>
    <w:p w14:paraId="2E30A78A" w14:textId="77777777" w:rsidR="00BB487E" w:rsidRDefault="00BB487E" w:rsidP="000C6EAF">
      <w:pPr>
        <w:rPr>
          <w:b/>
          <w:bCs/>
        </w:rPr>
      </w:pPr>
    </w:p>
    <w:p w14:paraId="3567747B" w14:textId="77777777" w:rsidR="00BB487E" w:rsidRDefault="00BB487E" w:rsidP="000C6EAF">
      <w:pPr>
        <w:rPr>
          <w:b/>
          <w:bCs/>
        </w:rPr>
      </w:pPr>
    </w:p>
    <w:p w14:paraId="72320333" w14:textId="77777777" w:rsidR="00BB487E" w:rsidRDefault="00BB487E" w:rsidP="000C6EAF">
      <w:pPr>
        <w:rPr>
          <w:b/>
          <w:bCs/>
        </w:rPr>
      </w:pPr>
    </w:p>
    <w:p w14:paraId="504E76CA" w14:textId="77777777" w:rsidR="00BB487E" w:rsidRDefault="00BB487E" w:rsidP="000C6EAF">
      <w:pPr>
        <w:rPr>
          <w:b/>
          <w:bCs/>
        </w:rPr>
      </w:pPr>
    </w:p>
    <w:p w14:paraId="65D2DCB6" w14:textId="77777777" w:rsidR="00BB487E" w:rsidRDefault="00BB487E" w:rsidP="000C6EAF">
      <w:pPr>
        <w:rPr>
          <w:b/>
          <w:bCs/>
        </w:rPr>
      </w:pPr>
    </w:p>
    <w:p w14:paraId="67FC18D8" w14:textId="7C14346F" w:rsidR="000C6EAF" w:rsidRPr="00B659CF" w:rsidRDefault="000C6EAF" w:rsidP="00B659CF">
      <w:pPr>
        <w:pStyle w:val="Heading3"/>
        <w:rPr>
          <w:b/>
          <w:bCs/>
          <w:color w:val="0E2841" w:themeColor="text2"/>
          <w:sz w:val="32"/>
          <w:szCs w:val="32"/>
        </w:rPr>
      </w:pPr>
      <w:r w:rsidRPr="00B659CF">
        <w:rPr>
          <w:b/>
          <w:bCs/>
          <w:color w:val="0E2841" w:themeColor="text2"/>
          <w:sz w:val="32"/>
          <w:szCs w:val="32"/>
        </w:rPr>
        <w:lastRenderedPageBreak/>
        <w:t>Robot Name</w:t>
      </w:r>
    </w:p>
    <w:p w14:paraId="4D521519" w14:textId="33C0B1DD" w:rsidR="000C6EAF" w:rsidRPr="00CD4924" w:rsidRDefault="00AF6345" w:rsidP="000C6EAF">
      <w:pPr>
        <w:rPr>
          <w:rFonts w:ascii="Arial" w:hAnsi="Arial" w:cs="Arial"/>
          <w:b/>
          <w:bCs/>
          <w:i/>
          <w:iCs/>
        </w:rPr>
      </w:pPr>
      <w:r w:rsidRPr="00CD4924">
        <w:rPr>
          <w:rFonts w:ascii="Arial" w:hAnsi="Arial" w:cs="Arial"/>
          <w:b/>
          <w:bCs/>
          <w:i/>
          <w:iCs/>
        </w:rPr>
        <w:t>Supplyr</w:t>
      </w:r>
    </w:p>
    <w:p w14:paraId="53ABAE23" w14:textId="77777777" w:rsidR="00BB487E" w:rsidRPr="00C70272" w:rsidRDefault="00BB487E" w:rsidP="00B659CF">
      <w:pPr>
        <w:pStyle w:val="Heading3"/>
        <w:rPr>
          <w:b/>
          <w:bCs/>
          <w:sz w:val="32"/>
          <w:szCs w:val="32"/>
        </w:rPr>
      </w:pPr>
      <w:r w:rsidRPr="00CD4924">
        <w:br/>
      </w:r>
      <w:r w:rsidRPr="00C70272">
        <w:rPr>
          <w:b/>
          <w:bCs/>
          <w:color w:val="0E2841" w:themeColor="text2"/>
          <w:sz w:val="32"/>
          <w:szCs w:val="32"/>
        </w:rPr>
        <w:t>Business Domain</w:t>
      </w:r>
    </w:p>
    <w:p w14:paraId="018AB311" w14:textId="77777777" w:rsidR="000D26E4" w:rsidRPr="00CD4924" w:rsidRDefault="005D3908" w:rsidP="00BB487E">
      <w:pPr>
        <w:rPr>
          <w:rFonts w:ascii="Arial" w:hAnsi="Arial" w:cs="Arial"/>
          <w:b/>
          <w:bCs/>
        </w:rPr>
      </w:pPr>
      <w:r w:rsidRPr="00CD4924">
        <w:rPr>
          <w:rFonts w:ascii="Arial" w:hAnsi="Arial" w:cs="Arial"/>
          <w:b/>
          <w:bCs/>
        </w:rPr>
        <w:t>Retail Inventory and Procurement</w:t>
      </w:r>
    </w:p>
    <w:p w14:paraId="68730E6A" w14:textId="746C012E" w:rsidR="00FC3D5A" w:rsidRPr="00FC3D5A" w:rsidRDefault="00FC3D5A" w:rsidP="00FC3D5A">
      <w:pPr>
        <w:pStyle w:val="NormalWeb"/>
        <w:rPr>
          <w:rFonts w:ascii="Arial" w:eastAsia="Times New Roman" w:hAnsi="Arial" w:cs="Arial"/>
          <w:kern w:val="0"/>
          <w:sz w:val="22"/>
          <w:szCs w:val="22"/>
          <w:lang w:eastAsia="en-SG"/>
          <w14:ligatures w14:val="none"/>
        </w:rPr>
      </w:pPr>
      <w:r w:rsidRPr="00FC3D5A">
        <w:rPr>
          <w:rFonts w:ascii="Arial" w:eastAsia="Times New Roman" w:hAnsi="Arial" w:cs="Arial"/>
          <w:kern w:val="0"/>
          <w:sz w:val="22"/>
          <w:szCs w:val="22"/>
          <w:lang w:eastAsia="en-SG"/>
          <w14:ligatures w14:val="none"/>
        </w:rPr>
        <w:t xml:space="preserve">Supplyr operates in the </w:t>
      </w:r>
      <w:r w:rsidRPr="00FC3D5A">
        <w:rPr>
          <w:rFonts w:ascii="Arial" w:eastAsia="Times New Roman" w:hAnsi="Arial" w:cs="Arial"/>
          <w:b/>
          <w:bCs/>
          <w:kern w:val="0"/>
          <w:sz w:val="22"/>
          <w:szCs w:val="22"/>
          <w:lang w:eastAsia="en-SG"/>
          <w14:ligatures w14:val="none"/>
        </w:rPr>
        <w:t>retail inventory and procurement</w:t>
      </w:r>
      <w:r w:rsidRPr="00FC3D5A">
        <w:rPr>
          <w:rFonts w:ascii="Arial" w:eastAsia="Times New Roman" w:hAnsi="Arial" w:cs="Arial"/>
          <w:kern w:val="0"/>
          <w:sz w:val="22"/>
          <w:szCs w:val="22"/>
          <w:lang w:eastAsia="en-SG"/>
          <w14:ligatures w14:val="none"/>
        </w:rPr>
        <w:t xml:space="preserve"> domain. This domain focuses on how retail stores and businesses manage </w:t>
      </w:r>
      <w:r w:rsidRPr="00FC3D5A">
        <w:rPr>
          <w:rFonts w:ascii="Arial" w:eastAsia="Times New Roman" w:hAnsi="Arial" w:cs="Arial"/>
          <w:b/>
          <w:bCs/>
          <w:kern w:val="0"/>
          <w:sz w:val="22"/>
          <w:szCs w:val="22"/>
          <w:lang w:eastAsia="en-SG"/>
          <w14:ligatures w14:val="none"/>
        </w:rPr>
        <w:t>product stock</w:t>
      </w:r>
      <w:r w:rsidRPr="00FC3D5A">
        <w:rPr>
          <w:rFonts w:ascii="Arial" w:eastAsia="Times New Roman" w:hAnsi="Arial" w:cs="Arial"/>
          <w:kern w:val="0"/>
          <w:sz w:val="22"/>
          <w:szCs w:val="22"/>
          <w:lang w:eastAsia="en-SG"/>
          <w14:ligatures w14:val="none"/>
        </w:rPr>
        <w:t xml:space="preserve">, monitor </w:t>
      </w:r>
      <w:r w:rsidRPr="00FC3D5A">
        <w:rPr>
          <w:rFonts w:ascii="Arial" w:eastAsia="Times New Roman" w:hAnsi="Arial" w:cs="Arial"/>
          <w:b/>
          <w:bCs/>
          <w:kern w:val="0"/>
          <w:sz w:val="22"/>
          <w:szCs w:val="22"/>
          <w:lang w:eastAsia="en-SG"/>
          <w14:ligatures w14:val="none"/>
        </w:rPr>
        <w:t>inventory levels</w:t>
      </w:r>
      <w:r w:rsidRPr="00FC3D5A">
        <w:rPr>
          <w:rFonts w:ascii="Arial" w:eastAsia="Times New Roman" w:hAnsi="Arial" w:cs="Arial"/>
          <w:kern w:val="0"/>
          <w:sz w:val="22"/>
          <w:szCs w:val="22"/>
          <w:lang w:eastAsia="en-SG"/>
          <w14:ligatures w14:val="none"/>
        </w:rPr>
        <w:t xml:space="preserve">, identify </w:t>
      </w:r>
      <w:r w:rsidRPr="00FC3D5A">
        <w:rPr>
          <w:rFonts w:ascii="Arial" w:eastAsia="Times New Roman" w:hAnsi="Arial" w:cs="Arial"/>
          <w:b/>
          <w:bCs/>
          <w:kern w:val="0"/>
          <w:sz w:val="22"/>
          <w:szCs w:val="22"/>
          <w:lang w:eastAsia="en-SG"/>
          <w14:ligatures w14:val="none"/>
        </w:rPr>
        <w:t>low-stock items</w:t>
      </w:r>
      <w:r w:rsidRPr="00FC3D5A">
        <w:rPr>
          <w:rFonts w:ascii="Arial" w:eastAsia="Times New Roman" w:hAnsi="Arial" w:cs="Arial"/>
          <w:kern w:val="0"/>
          <w:sz w:val="22"/>
          <w:szCs w:val="22"/>
          <w:lang w:eastAsia="en-SG"/>
          <w14:ligatures w14:val="none"/>
        </w:rPr>
        <w:t xml:space="preserve">, communicate with suppliers, and prepare </w:t>
      </w:r>
      <w:r w:rsidRPr="00FC3D5A">
        <w:rPr>
          <w:rFonts w:ascii="Arial" w:eastAsia="Times New Roman" w:hAnsi="Arial" w:cs="Arial"/>
          <w:b/>
          <w:bCs/>
          <w:kern w:val="0"/>
          <w:sz w:val="22"/>
          <w:szCs w:val="22"/>
          <w:lang w:eastAsia="en-SG"/>
          <w14:ligatures w14:val="none"/>
        </w:rPr>
        <w:t>reorder requests</w:t>
      </w:r>
      <w:r w:rsidRPr="00FC3D5A">
        <w:rPr>
          <w:rFonts w:ascii="Arial" w:eastAsia="Times New Roman" w:hAnsi="Arial" w:cs="Arial"/>
          <w:kern w:val="0"/>
          <w:sz w:val="22"/>
          <w:szCs w:val="22"/>
          <w:lang w:eastAsia="en-SG"/>
          <w14:ligatures w14:val="none"/>
        </w:rPr>
        <w:t xml:space="preserve">. In retail businesses such as supermarkets, minimarts, and electronics stores, having the right amount of stock is important because if stock is too low, businesses may </w:t>
      </w:r>
      <w:r w:rsidRPr="00FC3D5A">
        <w:rPr>
          <w:rFonts w:ascii="Arial" w:eastAsia="Times New Roman" w:hAnsi="Arial" w:cs="Arial"/>
          <w:b/>
          <w:bCs/>
          <w:kern w:val="0"/>
          <w:sz w:val="22"/>
          <w:szCs w:val="22"/>
          <w:lang w:eastAsia="en-SG"/>
          <w14:ligatures w14:val="none"/>
        </w:rPr>
        <w:t>lose sales</w:t>
      </w:r>
      <w:r w:rsidRPr="00FC3D5A">
        <w:rPr>
          <w:rFonts w:ascii="Arial" w:eastAsia="Times New Roman" w:hAnsi="Arial" w:cs="Arial"/>
          <w:kern w:val="0"/>
          <w:sz w:val="22"/>
          <w:szCs w:val="22"/>
          <w:lang w:eastAsia="en-SG"/>
          <w14:ligatures w14:val="none"/>
        </w:rPr>
        <w:t xml:space="preserve">, but if they overstock, they may waste </w:t>
      </w:r>
      <w:r w:rsidRPr="00FC3D5A">
        <w:rPr>
          <w:rFonts w:ascii="Arial" w:eastAsia="Times New Roman" w:hAnsi="Arial" w:cs="Arial"/>
          <w:b/>
          <w:bCs/>
          <w:kern w:val="0"/>
          <w:sz w:val="22"/>
          <w:szCs w:val="22"/>
          <w:lang w:eastAsia="en-SG"/>
          <w14:ligatures w14:val="none"/>
        </w:rPr>
        <w:t>storage space</w:t>
      </w:r>
      <w:r w:rsidRPr="00FC3D5A">
        <w:rPr>
          <w:rFonts w:ascii="Arial" w:eastAsia="Times New Roman" w:hAnsi="Arial" w:cs="Arial"/>
          <w:kern w:val="0"/>
          <w:sz w:val="22"/>
          <w:szCs w:val="22"/>
          <w:lang w:eastAsia="en-SG"/>
          <w14:ligatures w14:val="none"/>
        </w:rPr>
        <w:t xml:space="preserve"> and increase costs.</w:t>
      </w:r>
    </w:p>
    <w:p w14:paraId="20FCD74B" w14:textId="77777777" w:rsidR="00FC3D5A" w:rsidRPr="00FC3D5A" w:rsidRDefault="00FC3D5A" w:rsidP="00FC3D5A">
      <w:pPr>
        <w:spacing w:before="100" w:beforeAutospacing="1" w:after="100" w:afterAutospacing="1" w:line="240" w:lineRule="auto"/>
        <w:rPr>
          <w:rFonts w:ascii="Arial" w:eastAsia="Times New Roman" w:hAnsi="Arial" w:cs="Arial"/>
          <w:kern w:val="0"/>
          <w:lang w:eastAsia="en-SG"/>
          <w14:ligatures w14:val="none"/>
        </w:rPr>
      </w:pPr>
      <w:r w:rsidRPr="00FC3D5A">
        <w:rPr>
          <w:rFonts w:ascii="Arial" w:eastAsia="Times New Roman" w:hAnsi="Arial" w:cs="Arial"/>
          <w:kern w:val="0"/>
          <w:lang w:eastAsia="en-SG"/>
          <w14:ligatures w14:val="none"/>
        </w:rPr>
        <w:t xml:space="preserve">This is especially important for </w:t>
      </w:r>
      <w:r w:rsidRPr="00FC3D5A">
        <w:rPr>
          <w:rFonts w:ascii="Arial" w:eastAsia="Times New Roman" w:hAnsi="Arial" w:cs="Arial"/>
          <w:b/>
          <w:bCs/>
          <w:kern w:val="0"/>
          <w:lang w:eastAsia="en-SG"/>
          <w14:ligatures w14:val="none"/>
        </w:rPr>
        <w:t>small and medium-sized businesses</w:t>
      </w:r>
      <w:r w:rsidRPr="00FC3D5A">
        <w:rPr>
          <w:rFonts w:ascii="Arial" w:eastAsia="Times New Roman" w:hAnsi="Arial" w:cs="Arial"/>
          <w:kern w:val="0"/>
          <w:lang w:eastAsia="en-SG"/>
          <w14:ligatures w14:val="none"/>
        </w:rPr>
        <w:t xml:space="preserve">, as they often deal with many products and suppliers at the same time but have </w:t>
      </w:r>
      <w:r w:rsidRPr="00FC3D5A">
        <w:rPr>
          <w:rFonts w:ascii="Arial" w:eastAsia="Times New Roman" w:hAnsi="Arial" w:cs="Arial"/>
          <w:b/>
          <w:bCs/>
          <w:kern w:val="0"/>
          <w:lang w:eastAsia="en-SG"/>
          <w14:ligatures w14:val="none"/>
        </w:rPr>
        <w:t>limited manpower</w:t>
      </w:r>
      <w:r w:rsidRPr="00FC3D5A">
        <w:rPr>
          <w:rFonts w:ascii="Arial" w:eastAsia="Times New Roman" w:hAnsi="Arial" w:cs="Arial"/>
          <w:kern w:val="0"/>
          <w:lang w:eastAsia="en-SG"/>
          <w14:ligatures w14:val="none"/>
        </w:rPr>
        <w:t xml:space="preserve">. Stock levels can also change frequently due to </w:t>
      </w:r>
      <w:r w:rsidRPr="00FC3D5A">
        <w:rPr>
          <w:rFonts w:ascii="Arial" w:eastAsia="Times New Roman" w:hAnsi="Arial" w:cs="Arial"/>
          <w:b/>
          <w:bCs/>
          <w:kern w:val="0"/>
          <w:lang w:eastAsia="en-SG"/>
          <w14:ligatures w14:val="none"/>
        </w:rPr>
        <w:t>daily sales</w:t>
      </w:r>
      <w:r w:rsidRPr="00FC3D5A">
        <w:rPr>
          <w:rFonts w:ascii="Arial" w:eastAsia="Times New Roman" w:hAnsi="Arial" w:cs="Arial"/>
          <w:kern w:val="0"/>
          <w:lang w:eastAsia="en-SG"/>
          <w14:ligatures w14:val="none"/>
        </w:rPr>
        <w:t xml:space="preserve">, seasonal demand, supplier delays, or inaccurate manual records. Due to this, inventory and procurement activities need to be done </w:t>
      </w:r>
      <w:r w:rsidRPr="00FC3D5A">
        <w:rPr>
          <w:rFonts w:ascii="Arial" w:eastAsia="Times New Roman" w:hAnsi="Arial" w:cs="Arial"/>
          <w:b/>
          <w:bCs/>
          <w:kern w:val="0"/>
          <w:lang w:eastAsia="en-SG"/>
          <w14:ligatures w14:val="none"/>
        </w:rPr>
        <w:t>regularly and accurately</w:t>
      </w:r>
      <w:r w:rsidRPr="00FC3D5A">
        <w:rPr>
          <w:rFonts w:ascii="Arial" w:eastAsia="Times New Roman" w:hAnsi="Arial" w:cs="Arial"/>
          <w:kern w:val="0"/>
          <w:lang w:eastAsia="en-SG"/>
          <w14:ligatures w14:val="none"/>
        </w:rPr>
        <w:t xml:space="preserve"> to ensure that the business can continue operating smoothly.</w:t>
      </w:r>
    </w:p>
    <w:p w14:paraId="7F54A895" w14:textId="55729726" w:rsidR="00AB1EBC" w:rsidRPr="00FC3D5A" w:rsidRDefault="00FC3D5A" w:rsidP="00FC3D5A">
      <w:pPr>
        <w:spacing w:before="100" w:beforeAutospacing="1" w:after="100" w:afterAutospacing="1" w:line="240" w:lineRule="auto"/>
        <w:rPr>
          <w:rFonts w:ascii="Arial" w:eastAsia="Times New Roman" w:hAnsi="Arial" w:cs="Arial"/>
          <w:kern w:val="0"/>
          <w:lang w:eastAsia="en-SG"/>
          <w14:ligatures w14:val="none"/>
        </w:rPr>
      </w:pPr>
      <w:r w:rsidRPr="00FC3D5A">
        <w:rPr>
          <w:rFonts w:ascii="Arial" w:eastAsia="Times New Roman" w:hAnsi="Arial" w:cs="Arial"/>
          <w:kern w:val="0"/>
          <w:lang w:eastAsia="en-SG"/>
          <w14:ligatures w14:val="none"/>
        </w:rPr>
        <w:t xml:space="preserve">Overall, this domain involves common business activities such as monitoring </w:t>
      </w:r>
      <w:r w:rsidRPr="00FC3D5A">
        <w:rPr>
          <w:rFonts w:ascii="Arial" w:eastAsia="Times New Roman" w:hAnsi="Arial" w:cs="Arial"/>
          <w:b/>
          <w:bCs/>
          <w:kern w:val="0"/>
          <w:lang w:eastAsia="en-SG"/>
          <w14:ligatures w14:val="none"/>
        </w:rPr>
        <w:t>stock levels</w:t>
      </w:r>
      <w:r w:rsidRPr="00FC3D5A">
        <w:rPr>
          <w:rFonts w:ascii="Arial" w:eastAsia="Times New Roman" w:hAnsi="Arial" w:cs="Arial"/>
          <w:kern w:val="0"/>
          <w:lang w:eastAsia="en-SG"/>
          <w14:ligatures w14:val="none"/>
        </w:rPr>
        <w:t xml:space="preserve">, maintaining </w:t>
      </w:r>
      <w:r w:rsidRPr="00FC3D5A">
        <w:rPr>
          <w:rFonts w:ascii="Arial" w:eastAsia="Times New Roman" w:hAnsi="Arial" w:cs="Arial"/>
          <w:b/>
          <w:bCs/>
          <w:kern w:val="0"/>
          <w:lang w:eastAsia="en-SG"/>
          <w14:ligatures w14:val="none"/>
        </w:rPr>
        <w:t>supplier information</w:t>
      </w:r>
      <w:r w:rsidRPr="00FC3D5A">
        <w:rPr>
          <w:rFonts w:ascii="Arial" w:eastAsia="Times New Roman" w:hAnsi="Arial" w:cs="Arial"/>
          <w:kern w:val="0"/>
          <w:lang w:eastAsia="en-SG"/>
          <w14:ligatures w14:val="none"/>
        </w:rPr>
        <w:t xml:space="preserve">, preparing </w:t>
      </w:r>
      <w:r w:rsidRPr="00FC3D5A">
        <w:rPr>
          <w:rFonts w:ascii="Arial" w:eastAsia="Times New Roman" w:hAnsi="Arial" w:cs="Arial"/>
          <w:b/>
          <w:bCs/>
          <w:kern w:val="0"/>
          <w:lang w:eastAsia="en-SG"/>
          <w14:ligatures w14:val="none"/>
        </w:rPr>
        <w:t>purchase-related documents</w:t>
      </w:r>
      <w:r w:rsidRPr="00FC3D5A">
        <w:rPr>
          <w:rFonts w:ascii="Arial" w:eastAsia="Times New Roman" w:hAnsi="Arial" w:cs="Arial"/>
          <w:kern w:val="0"/>
          <w:lang w:eastAsia="en-SG"/>
          <w14:ligatures w14:val="none"/>
        </w:rPr>
        <w:t xml:space="preserve">, and communicating with supplier companies. This makes it a suitable business domain for an </w:t>
      </w:r>
      <w:r w:rsidRPr="00FC3D5A">
        <w:rPr>
          <w:rFonts w:ascii="Arial" w:eastAsia="Times New Roman" w:hAnsi="Arial" w:cs="Arial"/>
          <w:b/>
          <w:bCs/>
          <w:kern w:val="0"/>
          <w:lang w:eastAsia="en-SG"/>
          <w14:ligatures w14:val="none"/>
        </w:rPr>
        <w:t>RPA project</w:t>
      </w:r>
      <w:r w:rsidRPr="00FC3D5A">
        <w:rPr>
          <w:rFonts w:ascii="Arial" w:eastAsia="Times New Roman" w:hAnsi="Arial" w:cs="Arial"/>
          <w:kern w:val="0"/>
          <w:lang w:eastAsia="en-SG"/>
          <w14:ligatures w14:val="none"/>
        </w:rPr>
        <w:t xml:space="preserve"> because these activities are important, repetitive, and commonly found in </w:t>
      </w:r>
      <w:r w:rsidRPr="00FC3D5A">
        <w:rPr>
          <w:rFonts w:ascii="Arial" w:eastAsia="Times New Roman" w:hAnsi="Arial" w:cs="Arial"/>
          <w:b/>
          <w:bCs/>
          <w:kern w:val="0"/>
          <w:lang w:eastAsia="en-SG"/>
          <w14:ligatures w14:val="none"/>
        </w:rPr>
        <w:t>retail operations</w:t>
      </w:r>
    </w:p>
    <w:p w14:paraId="6A40D9AC" w14:textId="696FC139" w:rsidR="00BB487E" w:rsidRPr="00AB1EBC" w:rsidRDefault="00BB487E" w:rsidP="00AB1EBC">
      <w:pPr>
        <w:rPr>
          <w:rFonts w:ascii="Arial" w:hAnsi="Arial" w:cs="Arial"/>
        </w:rPr>
      </w:pPr>
      <w:r w:rsidRPr="00CD4924">
        <w:br/>
      </w:r>
      <w:r w:rsidRPr="00C70272">
        <w:rPr>
          <w:b/>
          <w:bCs/>
          <w:color w:val="0E2841" w:themeColor="text2"/>
          <w:sz w:val="32"/>
          <w:szCs w:val="32"/>
        </w:rPr>
        <w:t>Target Department/Users</w:t>
      </w:r>
    </w:p>
    <w:p w14:paraId="61209290" w14:textId="77777777" w:rsidR="0057256E" w:rsidRPr="0057256E" w:rsidRDefault="0057256E" w:rsidP="0057256E">
      <w:pPr>
        <w:rPr>
          <w:rFonts w:ascii="Arial" w:hAnsi="Arial" w:cs="Arial"/>
        </w:rPr>
      </w:pPr>
      <w:r w:rsidRPr="0057256E">
        <w:rPr>
          <w:rFonts w:ascii="Arial" w:hAnsi="Arial" w:cs="Arial"/>
        </w:rPr>
        <w:t>The target users for Supplyr are staff members directly involved in the day-to-day inventory and procurement operations of small or medium-sized retail businesses. This user base primarily encompasses three core roles:</w:t>
      </w:r>
    </w:p>
    <w:p w14:paraId="39A378AD" w14:textId="77777777" w:rsidR="0057256E" w:rsidRPr="0057256E" w:rsidRDefault="0057256E" w:rsidP="0057256E">
      <w:pPr>
        <w:numPr>
          <w:ilvl w:val="0"/>
          <w:numId w:val="3"/>
        </w:numPr>
        <w:rPr>
          <w:rFonts w:ascii="Arial" w:hAnsi="Arial" w:cs="Arial"/>
        </w:rPr>
      </w:pPr>
      <w:r w:rsidRPr="0057256E">
        <w:rPr>
          <w:rFonts w:ascii="Arial" w:hAnsi="Arial" w:cs="Arial"/>
          <w:b/>
          <w:bCs/>
        </w:rPr>
        <w:t>Inventory Clerks / Staff:</w:t>
      </w:r>
      <w:r w:rsidRPr="0057256E">
        <w:rPr>
          <w:rFonts w:ascii="Arial" w:hAnsi="Arial" w:cs="Arial"/>
        </w:rPr>
        <w:t xml:space="preserve"> Responsible for monitoring stock levels and maintaining accurate product records. They ensure the business has visibility into which items are available or running low. According to the </w:t>
      </w:r>
      <w:r w:rsidRPr="0057256E">
        <w:rPr>
          <w:rFonts w:ascii="Arial" w:hAnsi="Arial" w:cs="Arial"/>
          <w:i/>
          <w:iCs/>
        </w:rPr>
        <w:t>International Standard Classification of Occupations (ISCO-08)</w:t>
      </w:r>
      <w:r w:rsidRPr="0057256E">
        <w:rPr>
          <w:rFonts w:ascii="Arial" w:hAnsi="Arial" w:cs="Arial"/>
        </w:rPr>
        <w:t xml:space="preserve">, stock clerks are formally tasked with maintaining records of goods received, issued, or dispatched, making them a primary user group for </w:t>
      </w:r>
      <w:proofErr w:type="spellStart"/>
      <w:r w:rsidRPr="0057256E">
        <w:rPr>
          <w:rFonts w:ascii="Arial" w:hAnsi="Arial" w:cs="Arial"/>
        </w:rPr>
        <w:t>Supplyr's</w:t>
      </w:r>
      <w:proofErr w:type="spellEnd"/>
      <w:r w:rsidRPr="0057256E">
        <w:rPr>
          <w:rFonts w:ascii="Arial" w:hAnsi="Arial" w:cs="Arial"/>
        </w:rPr>
        <w:t xml:space="preserve"> core tracking features.</w:t>
      </w:r>
    </w:p>
    <w:p w14:paraId="4F5960EF" w14:textId="77777777" w:rsidR="0057256E" w:rsidRPr="0057256E" w:rsidRDefault="0057256E" w:rsidP="0057256E">
      <w:pPr>
        <w:numPr>
          <w:ilvl w:val="0"/>
          <w:numId w:val="3"/>
        </w:numPr>
        <w:rPr>
          <w:rFonts w:ascii="Arial" w:hAnsi="Arial" w:cs="Arial"/>
        </w:rPr>
      </w:pPr>
      <w:r w:rsidRPr="0057256E">
        <w:rPr>
          <w:rFonts w:ascii="Arial" w:hAnsi="Arial" w:cs="Arial"/>
          <w:b/>
          <w:bCs/>
        </w:rPr>
        <w:t>Procurement and Purchasing Clerks:</w:t>
      </w:r>
      <w:r w:rsidRPr="0057256E">
        <w:rPr>
          <w:rFonts w:ascii="Arial" w:hAnsi="Arial" w:cs="Arial"/>
        </w:rPr>
        <w:t xml:space="preserve"> Tasked with handling supplier-related workflows and tracking reorder requests. The </w:t>
      </w:r>
      <w:r w:rsidRPr="0057256E">
        <w:rPr>
          <w:rFonts w:ascii="Arial" w:hAnsi="Arial" w:cs="Arial"/>
          <w:i/>
          <w:iCs/>
        </w:rPr>
        <w:t>ISCO-08</w:t>
      </w:r>
      <w:r w:rsidRPr="0057256E">
        <w:rPr>
          <w:rFonts w:ascii="Arial" w:hAnsi="Arial" w:cs="Arial"/>
        </w:rPr>
        <w:t xml:space="preserve"> framework classifies procurement clerks as professionals responsible for preparing purchasing documents, compiling information on requirements, and tracking order statuses. Supplyr directly addresses these duties by providing tools for supplier communication and order tracking.</w:t>
      </w:r>
    </w:p>
    <w:p w14:paraId="32E893BB" w14:textId="77777777" w:rsidR="0057256E" w:rsidRPr="0057256E" w:rsidRDefault="0057256E" w:rsidP="0057256E">
      <w:pPr>
        <w:numPr>
          <w:ilvl w:val="0"/>
          <w:numId w:val="3"/>
        </w:numPr>
        <w:rPr>
          <w:rFonts w:ascii="Arial" w:hAnsi="Arial" w:cs="Arial"/>
        </w:rPr>
      </w:pPr>
      <w:r w:rsidRPr="0057256E">
        <w:rPr>
          <w:rFonts w:ascii="Arial" w:hAnsi="Arial" w:cs="Arial"/>
          <w:b/>
          <w:bCs/>
        </w:rPr>
        <w:t>Store or Operations Managers:</w:t>
      </w:r>
      <w:r w:rsidRPr="0057256E">
        <w:rPr>
          <w:rFonts w:ascii="Arial" w:hAnsi="Arial" w:cs="Arial"/>
        </w:rPr>
        <w:t xml:space="preserve"> While they may not manage individual product records manually, they rely on the system's data to monitor overall stock levels and </w:t>
      </w:r>
      <w:r w:rsidRPr="0057256E">
        <w:rPr>
          <w:rFonts w:ascii="Arial" w:hAnsi="Arial" w:cs="Arial"/>
        </w:rPr>
        <w:lastRenderedPageBreak/>
        <w:t>purchasing activity. They require a high-level overview to ensure restocking pipelines are running smoothly and supplier requests are being prepared accurately.</w:t>
      </w:r>
    </w:p>
    <w:p w14:paraId="1F783DC9" w14:textId="77777777" w:rsidR="0057256E" w:rsidRPr="0057256E" w:rsidRDefault="0057256E" w:rsidP="0057256E">
      <w:pPr>
        <w:rPr>
          <w:rFonts w:ascii="Arial" w:hAnsi="Arial" w:cs="Arial"/>
        </w:rPr>
      </w:pPr>
      <w:r w:rsidRPr="0057256E">
        <w:rPr>
          <w:rFonts w:ascii="Arial" w:hAnsi="Arial" w:cs="Arial"/>
        </w:rPr>
        <w:t>Ultimately, Supplyr is tailored specifically for professionals whose daily responsibilities require direct interaction with stock records, supplier directory data, and purchase documentation.</w:t>
      </w:r>
    </w:p>
    <w:p w14:paraId="6D9ED005" w14:textId="5BF1AA56" w:rsidR="00592C63" w:rsidRPr="00CD4924" w:rsidRDefault="00592C63" w:rsidP="000C6EAF">
      <w:pPr>
        <w:rPr>
          <w:rFonts w:ascii="Arial" w:hAnsi="Arial" w:cs="Arial"/>
        </w:rPr>
      </w:pPr>
      <w:r w:rsidRPr="00592C63">
        <w:rPr>
          <w:rFonts w:ascii="Arial" w:hAnsi="Arial" w:cs="Arial"/>
        </w:rPr>
        <w:t>.</w:t>
      </w:r>
      <w:r>
        <w:rPr>
          <w:rFonts w:ascii="Arial" w:hAnsi="Arial" w:cs="Arial"/>
        </w:rPr>
        <w:t xml:space="preserve"> </w:t>
      </w:r>
    </w:p>
    <w:p w14:paraId="610038DF" w14:textId="433E9519" w:rsidR="000C6EAF" w:rsidRPr="00C70272" w:rsidRDefault="000C6EAF" w:rsidP="00633CFF">
      <w:pPr>
        <w:pStyle w:val="Heading3"/>
        <w:rPr>
          <w:rFonts w:ascii="Arial" w:hAnsi="Arial" w:cs="Arial"/>
          <w:b/>
          <w:bCs/>
          <w:color w:val="0E2841" w:themeColor="text2"/>
          <w:sz w:val="32"/>
          <w:szCs w:val="32"/>
        </w:rPr>
      </w:pPr>
      <w:r w:rsidRPr="00C70272">
        <w:rPr>
          <w:rFonts w:ascii="Arial" w:hAnsi="Arial" w:cs="Arial"/>
          <w:b/>
          <w:bCs/>
          <w:color w:val="0E2841" w:themeColor="text2"/>
          <w:sz w:val="32"/>
          <w:szCs w:val="32"/>
        </w:rPr>
        <w:t xml:space="preserve">Project </w:t>
      </w:r>
      <w:r w:rsidR="00BB487E" w:rsidRPr="00C70272">
        <w:rPr>
          <w:rFonts w:ascii="Arial" w:hAnsi="Arial" w:cs="Arial"/>
          <w:b/>
          <w:bCs/>
          <w:color w:val="0E2841" w:themeColor="text2"/>
          <w:sz w:val="32"/>
          <w:szCs w:val="32"/>
        </w:rPr>
        <w:t>Scope</w:t>
      </w:r>
    </w:p>
    <w:p w14:paraId="6092A637" w14:textId="78BE824D" w:rsidR="000C6EAF" w:rsidRDefault="00FC3D5A" w:rsidP="000C6EAF">
      <w:pPr>
        <w:rPr>
          <w:rFonts w:ascii="Arial" w:hAnsi="Arial" w:cs="Arial"/>
        </w:rPr>
      </w:pPr>
      <w:r w:rsidRPr="003D2CB3">
        <w:rPr>
          <w:rFonts w:ascii="Arial" w:hAnsi="Arial" w:cs="Arial"/>
          <w:noProof/>
          <w:color w:val="FF0000"/>
        </w:rPr>
        <mc:AlternateContent>
          <mc:Choice Requires="wpg">
            <w:drawing>
              <wp:anchor distT="0" distB="0" distL="114300" distR="114300" simplePos="0" relativeHeight="251683840" behindDoc="0" locked="0" layoutInCell="1" allowOverlap="1" wp14:anchorId="52F87B20" wp14:editId="392F7610">
                <wp:simplePos x="0" y="0"/>
                <wp:positionH relativeFrom="margin">
                  <wp:align>center</wp:align>
                </wp:positionH>
                <wp:positionV relativeFrom="paragraph">
                  <wp:posOffset>1033447</wp:posOffset>
                </wp:positionV>
                <wp:extent cx="6281420" cy="2383597"/>
                <wp:effectExtent l="0" t="0" r="5080" b="0"/>
                <wp:wrapTopAndBottom/>
                <wp:docPr id="918113470" name="Group 5"/>
                <wp:cNvGraphicFramePr/>
                <a:graphic xmlns:a="http://schemas.openxmlformats.org/drawingml/2006/main">
                  <a:graphicData uri="http://schemas.microsoft.com/office/word/2010/wordprocessingGroup">
                    <wpg:wgp>
                      <wpg:cNvGrpSpPr/>
                      <wpg:grpSpPr>
                        <a:xfrm>
                          <a:off x="0" y="0"/>
                          <a:ext cx="6281420" cy="2383597"/>
                          <a:chOff x="0" y="35787"/>
                          <a:chExt cx="6281420" cy="2384322"/>
                        </a:xfrm>
                      </wpg:grpSpPr>
                      <wpg:grpSp>
                        <wpg:cNvPr id="340336971" name="Group 5"/>
                        <wpg:cNvGrpSpPr/>
                        <wpg:grpSpPr>
                          <a:xfrm>
                            <a:off x="0" y="409699"/>
                            <a:ext cx="6281420" cy="2010410"/>
                            <a:chOff x="0" y="0"/>
                            <a:chExt cx="6281420" cy="2010410"/>
                          </a:xfrm>
                        </wpg:grpSpPr>
                        <pic:pic xmlns:pic="http://schemas.openxmlformats.org/drawingml/2006/picture">
                          <pic:nvPicPr>
                            <pic:cNvPr id="1861329513" name="Picture 3"/>
                            <pic:cNvPicPr>
                              <a:picLocks noChangeAspect="1"/>
                            </pic:cNvPicPr>
                          </pic:nvPicPr>
                          <pic:blipFill rotWithShape="1">
                            <a:blip r:embed="rId9" cstate="print">
                              <a:extLst>
                                <a:ext uri="{28A0092B-C50C-407E-A947-70E740481C1C}">
                                  <a14:useLocalDpi xmlns:a14="http://schemas.microsoft.com/office/drawing/2010/main" val="0"/>
                                </a:ext>
                              </a:extLst>
                            </a:blip>
                            <a:srcRect l="132" t="17672" r="-132" b="15353"/>
                            <a:stretch>
                              <a:fillRect/>
                            </a:stretch>
                          </pic:blipFill>
                          <pic:spPr bwMode="auto">
                            <a:xfrm>
                              <a:off x="0" y="0"/>
                              <a:ext cx="6281420" cy="2010410"/>
                            </a:xfrm>
                            <a:prstGeom prst="rect">
                              <a:avLst/>
                            </a:prstGeom>
                            <a:noFill/>
                            <a:ln>
                              <a:noFill/>
                            </a:ln>
                            <a:extLst>
                              <a:ext uri="{53640926-AAD7-44D8-BBD7-CCE9431645EC}">
                                <a14:shadowObscured xmlns:a14="http://schemas.microsoft.com/office/drawing/2010/main"/>
                              </a:ext>
                            </a:extLst>
                          </pic:spPr>
                        </pic:pic>
                        <wps:wsp>
                          <wps:cNvPr id="134677849" name="Text Box 4"/>
                          <wps:cNvSpPr txBox="1"/>
                          <wps:spPr>
                            <a:xfrm>
                              <a:off x="139700" y="1085850"/>
                              <a:ext cx="860080" cy="807085"/>
                            </a:xfrm>
                            <a:prstGeom prst="rect">
                              <a:avLst/>
                            </a:prstGeom>
                            <a:noFill/>
                            <a:ln w="6350">
                              <a:noFill/>
                            </a:ln>
                          </wps:spPr>
                          <wps:txbx>
                            <w:txbxContent>
                              <w:p w14:paraId="12A4EDE4" w14:textId="2307FC23" w:rsidR="002D4CB8" w:rsidRPr="003B32BB" w:rsidRDefault="007F5C1C">
                                <w:pPr>
                                  <w:rPr>
                                    <w:color w:val="0E2841" w:themeColor="text2"/>
                                    <w:sz w:val="16"/>
                                    <w:szCs w:val="16"/>
                                  </w:rPr>
                                </w:pPr>
                                <w:r w:rsidRPr="003B32BB">
                                  <w:rPr>
                                    <w:color w:val="0E2841" w:themeColor="text2"/>
                                    <w:sz w:val="16"/>
                                    <w:szCs w:val="16"/>
                                  </w:rPr>
                                  <w:t>Track inventory levels</w:t>
                                </w:r>
                                <w:r w:rsidR="003B32BB" w:rsidRPr="003B32BB">
                                  <w:rPr>
                                    <w:color w:val="0E2841" w:themeColor="text2"/>
                                    <w:sz w:val="16"/>
                                    <w:szCs w:val="16"/>
                                  </w:rPr>
                                  <w:t xml:space="preserve"> </w:t>
                                </w:r>
                                <w:r w:rsidR="00714372">
                                  <w:rPr>
                                    <w:color w:val="0E2841" w:themeColor="text2"/>
                                    <w:sz w:val="16"/>
                                    <w:szCs w:val="16"/>
                                  </w:rPr>
                                  <w:t>for all items.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422798" name="Text Box 4"/>
                          <wps:cNvSpPr txBox="1"/>
                          <wps:spPr>
                            <a:xfrm>
                              <a:off x="355600" y="95250"/>
                              <a:ext cx="795020" cy="361950"/>
                            </a:xfrm>
                            <a:prstGeom prst="rect">
                              <a:avLst/>
                            </a:prstGeom>
                            <a:noFill/>
                            <a:ln w="6350">
                              <a:noFill/>
                            </a:ln>
                          </wps:spPr>
                          <wps:txbx>
                            <w:txbxContent>
                              <w:p w14:paraId="41FC3B31" w14:textId="3C133E73" w:rsidR="003B32BB" w:rsidRPr="003B32BB" w:rsidRDefault="003B32BB" w:rsidP="003B32BB">
                                <w:pPr>
                                  <w:rPr>
                                    <w:b/>
                                    <w:bCs/>
                                    <w:color w:val="0E2841" w:themeColor="text2"/>
                                    <w:sz w:val="16"/>
                                    <w:szCs w:val="16"/>
                                  </w:rPr>
                                </w:pPr>
                                <w:r w:rsidRPr="003B32BB">
                                  <w:rPr>
                                    <w:b/>
                                    <w:bCs/>
                                    <w:color w:val="0E2841" w:themeColor="text2"/>
                                    <w:sz w:val="16"/>
                                    <w:szCs w:val="16"/>
                                  </w:rPr>
                                  <w:t>Stock Monitoring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2418101" name="Text Box 4"/>
                          <wps:cNvSpPr txBox="1"/>
                          <wps:spPr>
                            <a:xfrm>
                              <a:off x="1365250" y="76200"/>
                              <a:ext cx="795020" cy="361950"/>
                            </a:xfrm>
                            <a:prstGeom prst="rect">
                              <a:avLst/>
                            </a:prstGeom>
                            <a:noFill/>
                            <a:ln w="6350">
                              <a:noFill/>
                            </a:ln>
                          </wps:spPr>
                          <wps:txbx>
                            <w:txbxContent>
                              <w:p w14:paraId="510A3CE6" w14:textId="06469537" w:rsidR="003B32BB" w:rsidRPr="003B32BB" w:rsidRDefault="00AA0303" w:rsidP="003B32BB">
                                <w:pPr>
                                  <w:rPr>
                                    <w:b/>
                                    <w:bCs/>
                                    <w:color w:val="0E2841" w:themeColor="text2"/>
                                    <w:sz w:val="16"/>
                                    <w:szCs w:val="16"/>
                                  </w:rPr>
                                </w:pPr>
                                <w:r>
                                  <w:rPr>
                                    <w:b/>
                                    <w:bCs/>
                                    <w:color w:val="0E2841" w:themeColor="text2"/>
                                    <w:sz w:val="16"/>
                                    <w:szCs w:val="16"/>
                                  </w:rPr>
                                  <w:t xml:space="preserve">Detect </w:t>
                                </w:r>
                                <w:r w:rsidR="008172DE">
                                  <w:rPr>
                                    <w:b/>
                                    <w:bCs/>
                                    <w:color w:val="0E2841" w:themeColor="text2"/>
                                    <w:sz w:val="16"/>
                                    <w:szCs w:val="16"/>
                                  </w:rPr>
                                  <w:t>low stock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7690883" name="Text Box 4"/>
                          <wps:cNvSpPr txBox="1"/>
                          <wps:spPr>
                            <a:xfrm>
                              <a:off x="1187450" y="1079500"/>
                              <a:ext cx="932161" cy="807085"/>
                            </a:xfrm>
                            <a:prstGeom prst="rect">
                              <a:avLst/>
                            </a:prstGeom>
                            <a:noFill/>
                            <a:ln w="6350">
                              <a:noFill/>
                            </a:ln>
                          </wps:spPr>
                          <wps:txbx>
                            <w:txbxContent>
                              <w:p w14:paraId="73F2B539" w14:textId="0EA2B724" w:rsidR="00714372" w:rsidRPr="003B32BB" w:rsidRDefault="00714372" w:rsidP="00714372">
                                <w:pPr>
                                  <w:rPr>
                                    <w:color w:val="0E2841" w:themeColor="text2"/>
                                    <w:sz w:val="16"/>
                                    <w:szCs w:val="16"/>
                                  </w:rPr>
                                </w:pPr>
                                <w:r>
                                  <w:rPr>
                                    <w:color w:val="0E2841" w:themeColor="text2"/>
                                    <w:sz w:val="16"/>
                                    <w:szCs w:val="16"/>
                                  </w:rPr>
                                  <w:t>Identify items at or below minimum reorder levels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081907" name="Text Box 4"/>
                          <wps:cNvSpPr txBox="1"/>
                          <wps:spPr>
                            <a:xfrm>
                              <a:off x="2184400" y="1079500"/>
                              <a:ext cx="995988" cy="807085"/>
                            </a:xfrm>
                            <a:prstGeom prst="rect">
                              <a:avLst/>
                            </a:prstGeom>
                            <a:noFill/>
                            <a:ln w="6350">
                              <a:noFill/>
                            </a:ln>
                          </wps:spPr>
                          <wps:txbx>
                            <w:txbxContent>
                              <w:p w14:paraId="799E3C10" w14:textId="1261A4A0" w:rsidR="00714372" w:rsidRPr="003B32BB" w:rsidRDefault="00352DC9" w:rsidP="00714372">
                                <w:pPr>
                                  <w:rPr>
                                    <w:color w:val="0E2841" w:themeColor="text2"/>
                                    <w:sz w:val="16"/>
                                    <w:szCs w:val="16"/>
                                  </w:rPr>
                                </w:pPr>
                                <w:r w:rsidRPr="00352DC9">
                                  <w:rPr>
                                    <w:color w:val="0E2841" w:themeColor="text2"/>
                                    <w:sz w:val="16"/>
                                    <w:szCs w:val="16"/>
                                  </w:rPr>
                                  <w:t>Confirm the required reorder quantities before contacting suppliers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1901848" name="Text Box 4"/>
                          <wps:cNvSpPr txBox="1"/>
                          <wps:spPr>
                            <a:xfrm>
                              <a:off x="2419350" y="95250"/>
                              <a:ext cx="795020" cy="361950"/>
                            </a:xfrm>
                            <a:prstGeom prst="rect">
                              <a:avLst/>
                            </a:prstGeom>
                            <a:noFill/>
                            <a:ln w="6350">
                              <a:noFill/>
                            </a:ln>
                          </wps:spPr>
                          <wps:txbx>
                            <w:txbxContent>
                              <w:p w14:paraId="19A7DC72" w14:textId="1C75E02A" w:rsidR="005611D5" w:rsidRPr="003B32BB" w:rsidRDefault="00D62E83" w:rsidP="005611D5">
                                <w:pPr>
                                  <w:rPr>
                                    <w:b/>
                                    <w:bCs/>
                                    <w:color w:val="0E2841" w:themeColor="text2"/>
                                    <w:sz w:val="16"/>
                                    <w:szCs w:val="16"/>
                                  </w:rPr>
                                </w:pPr>
                                <w:r w:rsidRPr="00D62E83">
                                  <w:rPr>
                                    <w:b/>
                                    <w:bCs/>
                                    <w:color w:val="0E2841" w:themeColor="text2"/>
                                    <w:sz w:val="16"/>
                                    <w:szCs w:val="16"/>
                                  </w:rPr>
                                  <w:t>Review Stock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245008" name="Text Box 4"/>
                          <wps:cNvSpPr txBox="1"/>
                          <wps:spPr>
                            <a:xfrm>
                              <a:off x="3371850" y="76200"/>
                              <a:ext cx="795020" cy="516329"/>
                            </a:xfrm>
                            <a:prstGeom prst="rect">
                              <a:avLst/>
                            </a:prstGeom>
                            <a:noFill/>
                            <a:ln w="6350">
                              <a:noFill/>
                            </a:ln>
                          </wps:spPr>
                          <wps:txbx>
                            <w:txbxContent>
                              <w:p w14:paraId="09AF1EF3" w14:textId="5E0FB2B6" w:rsidR="00D62E83" w:rsidRPr="003B32BB" w:rsidRDefault="00D62E83" w:rsidP="00D62E83">
                                <w:pPr>
                                  <w:rPr>
                                    <w:b/>
                                    <w:bCs/>
                                    <w:color w:val="0E2841" w:themeColor="text2"/>
                                    <w:sz w:val="16"/>
                                    <w:szCs w:val="16"/>
                                  </w:rPr>
                                </w:pPr>
                                <w:r>
                                  <w:rPr>
                                    <w:b/>
                                    <w:bCs/>
                                    <w:color w:val="0E2841" w:themeColor="text2"/>
                                    <w:sz w:val="16"/>
                                    <w:szCs w:val="16"/>
                                  </w:rPr>
                                  <w:t>Obtain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4694014" name="Text Box 4"/>
                          <wps:cNvSpPr txBox="1"/>
                          <wps:spPr>
                            <a:xfrm>
                              <a:off x="3200400" y="1054100"/>
                              <a:ext cx="937260" cy="807522"/>
                            </a:xfrm>
                            <a:prstGeom prst="rect">
                              <a:avLst/>
                            </a:prstGeom>
                            <a:noFill/>
                            <a:ln w="6350">
                              <a:noFill/>
                            </a:ln>
                          </wps:spPr>
                          <wps:txbx>
                            <w:txbxContent>
                              <w:p w14:paraId="01EEB4FD" w14:textId="406A3741" w:rsidR="00D62E83" w:rsidRPr="003B32BB" w:rsidRDefault="001637C9" w:rsidP="00D62E83">
                                <w:pPr>
                                  <w:rPr>
                                    <w:color w:val="0E2841" w:themeColor="text2"/>
                                    <w:sz w:val="16"/>
                                    <w:szCs w:val="16"/>
                                  </w:rPr>
                                </w:pPr>
                                <w:r>
                                  <w:rPr>
                                    <w:color w:val="0E2841" w:themeColor="text2"/>
                                    <w:sz w:val="16"/>
                                    <w:szCs w:val="16"/>
                                  </w:rPr>
                                  <w:t>Get supplier availability, contact information, price of item,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0402997" name="Text Box 4"/>
                          <wps:cNvSpPr txBox="1"/>
                          <wps:spPr>
                            <a:xfrm>
                              <a:off x="4400550" y="82550"/>
                              <a:ext cx="769545" cy="497941"/>
                            </a:xfrm>
                            <a:prstGeom prst="rect">
                              <a:avLst/>
                            </a:prstGeom>
                            <a:noFill/>
                            <a:ln w="6350">
                              <a:noFill/>
                            </a:ln>
                          </wps:spPr>
                          <wps:txbx>
                            <w:txbxContent>
                              <w:p w14:paraId="42C49DDF" w14:textId="5454917B" w:rsidR="000972FF" w:rsidRPr="003B32BB" w:rsidRDefault="000972FF" w:rsidP="000972FF">
                                <w:pPr>
                                  <w:rPr>
                                    <w:b/>
                                    <w:bCs/>
                                    <w:color w:val="0E2841" w:themeColor="text2"/>
                                    <w:sz w:val="16"/>
                                    <w:szCs w:val="16"/>
                                  </w:rPr>
                                </w:pPr>
                                <w:r>
                                  <w:rPr>
                                    <w:b/>
                                    <w:bCs/>
                                    <w:color w:val="0E2841" w:themeColor="text2"/>
                                    <w:sz w:val="16"/>
                                    <w:szCs w:val="16"/>
                                  </w:rPr>
                                  <w:t>Purchase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5960303" name="Text Box 4"/>
                          <wps:cNvSpPr txBox="1"/>
                          <wps:spPr>
                            <a:xfrm>
                              <a:off x="4184650" y="1028700"/>
                              <a:ext cx="937260" cy="807522"/>
                            </a:xfrm>
                            <a:prstGeom prst="rect">
                              <a:avLst/>
                            </a:prstGeom>
                            <a:noFill/>
                            <a:ln w="6350">
                              <a:noFill/>
                            </a:ln>
                          </wps:spPr>
                          <wps:txbx>
                            <w:txbxContent>
                              <w:p w14:paraId="29C250E3" w14:textId="77777777" w:rsidR="00347AF5" w:rsidRPr="003B32BB" w:rsidRDefault="00347AF5" w:rsidP="00347AF5">
                                <w:pPr>
                                  <w:rPr>
                                    <w:color w:val="0E2841" w:themeColor="text2"/>
                                    <w:sz w:val="16"/>
                                    <w:szCs w:val="16"/>
                                  </w:rPr>
                                </w:pPr>
                                <w:r>
                                  <w:rPr>
                                    <w:color w:val="0E2841" w:themeColor="text2"/>
                                    <w:sz w:val="16"/>
                                    <w:szCs w:val="16"/>
                                  </w:rPr>
                                  <w:t>Get supplier availability, contact information, price of item,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4572851" name="Text Box 4"/>
                          <wps:cNvSpPr txBox="1"/>
                          <wps:spPr>
                            <a:xfrm>
                              <a:off x="5403850" y="95250"/>
                              <a:ext cx="769545" cy="497941"/>
                            </a:xfrm>
                            <a:prstGeom prst="rect">
                              <a:avLst/>
                            </a:prstGeom>
                            <a:noFill/>
                            <a:ln w="6350">
                              <a:noFill/>
                            </a:ln>
                          </wps:spPr>
                          <wps:txbx>
                            <w:txbxContent>
                              <w:p w14:paraId="0AC967EE" w14:textId="0C604614" w:rsidR="00347AF5" w:rsidRPr="003B32BB" w:rsidRDefault="002745A2" w:rsidP="00347AF5">
                                <w:pPr>
                                  <w:rPr>
                                    <w:b/>
                                    <w:bCs/>
                                    <w:color w:val="0E2841" w:themeColor="text2"/>
                                    <w:sz w:val="16"/>
                                    <w:szCs w:val="16"/>
                                  </w:rPr>
                                </w:pPr>
                                <w:r>
                                  <w:rPr>
                                    <w:b/>
                                    <w:bCs/>
                                    <w:color w:val="0E2841" w:themeColor="text2"/>
                                    <w:sz w:val="16"/>
                                    <w:szCs w:val="16"/>
                                  </w:rPr>
                                  <w:t>Receive Stock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2556197" name="Text Box 4"/>
                          <wps:cNvSpPr txBox="1"/>
                          <wps:spPr>
                            <a:xfrm>
                              <a:off x="5187950" y="1009650"/>
                              <a:ext cx="937260" cy="807522"/>
                            </a:xfrm>
                            <a:prstGeom prst="rect">
                              <a:avLst/>
                            </a:prstGeom>
                            <a:noFill/>
                            <a:ln w="6350">
                              <a:noFill/>
                            </a:ln>
                          </wps:spPr>
                          <wps:txbx>
                            <w:txbxContent>
                              <w:p w14:paraId="301F2725" w14:textId="520F32A3" w:rsidR="004655A5" w:rsidRPr="003B32BB" w:rsidRDefault="00921A2C" w:rsidP="004655A5">
                                <w:pPr>
                                  <w:rPr>
                                    <w:color w:val="0E2841" w:themeColor="text2"/>
                                    <w:sz w:val="16"/>
                                    <w:szCs w:val="16"/>
                                  </w:rPr>
                                </w:pPr>
                                <w:r>
                                  <w:rPr>
                                    <w:color w:val="0E2841" w:themeColor="text2"/>
                                    <w:sz w:val="16"/>
                                    <w:szCs w:val="16"/>
                                  </w:rPr>
                                  <w:t>Receive items</w:t>
                                </w:r>
                                <w:r w:rsidR="00FF0A12">
                                  <w:rPr>
                                    <w:color w:val="0E2841" w:themeColor="text2"/>
                                    <w:sz w:val="16"/>
                                    <w:szCs w:val="16"/>
                                  </w:rPr>
                                  <w:t xml:space="preserve"> </w:t>
                                </w:r>
                                <w:r w:rsidR="0089375C">
                                  <w:rPr>
                                    <w:color w:val="0E2841" w:themeColor="text2"/>
                                    <w:sz w:val="16"/>
                                    <w:szCs w:val="16"/>
                                  </w:rPr>
                                  <w:t>and update</w:t>
                                </w:r>
                                <w:r w:rsidR="00892602">
                                  <w:rPr>
                                    <w:color w:val="0E2841" w:themeColor="text2"/>
                                    <w:sz w:val="16"/>
                                    <w:szCs w:val="16"/>
                                  </w:rPr>
                                  <w:t xml:space="preserve"> </w:t>
                                </w:r>
                                <w:r w:rsidR="00177512">
                                  <w:rPr>
                                    <w:color w:val="0E2841" w:themeColor="text2"/>
                                    <w:sz w:val="16"/>
                                    <w:szCs w:val="16"/>
                                  </w:rPr>
                                  <w:t>inventory stock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46125453" name="Left Brace 2"/>
                        <wps:cNvSpPr/>
                        <wps:spPr>
                          <a:xfrm rot="5400000">
                            <a:off x="3040400" y="-1543474"/>
                            <a:ext cx="142266" cy="3992695"/>
                          </a:xfrm>
                          <a:prstGeom prst="leftBrace">
                            <a:avLst/>
                          </a:prstGeom>
                          <a:ln>
                            <a:solidFill>
                              <a:srgbClr val="FF0000"/>
                            </a:solidFill>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765417" name="Text Box 3"/>
                        <wps:cNvSpPr txBox="1"/>
                        <wps:spPr>
                          <a:xfrm>
                            <a:off x="2407747" y="35787"/>
                            <a:ext cx="1420806" cy="300899"/>
                          </a:xfrm>
                          <a:prstGeom prst="rect">
                            <a:avLst/>
                          </a:prstGeom>
                          <a:noFill/>
                          <a:ln w="6350">
                            <a:noFill/>
                          </a:ln>
                        </wps:spPr>
                        <wps:txbx>
                          <w:txbxContent>
                            <w:p w14:paraId="5D493226" w14:textId="5764FAA9" w:rsidR="007C5627" w:rsidRDefault="007C5627">
                              <w:r>
                                <w:t>Handled by Supplyr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2F87B20" id="Group 5" o:spid="_x0000_s1026" style="position:absolute;margin-left:0;margin-top:81.35pt;width:494.6pt;height:187.7pt;z-index:251683840;mso-position-horizontal:center;mso-position-horizontal-relative:margin;mso-height-relative:margin" coordorigin=",357" coordsize="62814,23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">
                <v:group id="_x0000_s1027" style="position:absolute;top:4096;width:62814;height:20105" coordsize="62814,2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width:62814;height:20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">
                    <v:imagedata r:id="rId10" o:title="" croptop="11582f" cropbottom="10062f" cropleft="87f" cropright="-87f"/>
                  </v:shape>
                  <v:shapetype id="_x0000_t202" coordsize="21600,21600" o:spt="202" path="m,l,21600r21600,l21600,xe">
                    <v:stroke joinstyle="miter"/>
                    <v:path gradientshapeok="t" o:connecttype="rect"/>
                  </v:shapetype>
                  <v:shape id="Text Box 4" o:spid="_x0000_s1029" type="#_x0000_t202" style="position:absolute;left:1397;top:10858;width:8600;height:8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" filled="f" stroked="f" strokeweight=".5pt">
                    <v:textbox>
                      <w:txbxContent>
                        <w:p w14:paraId="12A4EDE4" w14:textId="2307FC23" w:rsidR="002D4CB8" w:rsidRPr="003B32BB" w:rsidRDefault="007F5C1C">
                          <w:pPr>
                            <w:rPr>
                              <w:color w:val="0E2841" w:themeColor="text2"/>
                              <w:sz w:val="16"/>
                              <w:szCs w:val="16"/>
                            </w:rPr>
                          </w:pPr>
                          <w:r w:rsidRPr="003B32BB">
                            <w:rPr>
                              <w:color w:val="0E2841" w:themeColor="text2"/>
                              <w:sz w:val="16"/>
                              <w:szCs w:val="16"/>
                            </w:rPr>
                            <w:t>Track inventory levels</w:t>
                          </w:r>
                          <w:r w:rsidR="003B32BB" w:rsidRPr="003B32BB">
                            <w:rPr>
                              <w:color w:val="0E2841" w:themeColor="text2"/>
                              <w:sz w:val="16"/>
                              <w:szCs w:val="16"/>
                            </w:rPr>
                            <w:t xml:space="preserve"> </w:t>
                          </w:r>
                          <w:r w:rsidR="00714372">
                            <w:rPr>
                              <w:color w:val="0E2841" w:themeColor="text2"/>
                              <w:sz w:val="16"/>
                              <w:szCs w:val="16"/>
                            </w:rPr>
                            <w:t>for all items.</w:t>
                          </w:r>
                        </w:p>
                      </w:txbxContent>
                    </v:textbox>
                  </v:shape>
                  <v:shape id="Text Box 4" o:spid="_x0000_s1030" type="#_x0000_t202" style="position:absolute;left:3556;top:952;width:7950;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" filled="f" stroked="f" strokeweight=".5pt">
                    <v:textbox>
                      <w:txbxContent>
                        <w:p w14:paraId="41FC3B31" w14:textId="3C133E73" w:rsidR="003B32BB" w:rsidRPr="003B32BB" w:rsidRDefault="003B32BB" w:rsidP="003B32BB">
                          <w:pPr>
                            <w:rPr>
                              <w:b/>
                              <w:bCs/>
                              <w:color w:val="0E2841" w:themeColor="text2"/>
                              <w:sz w:val="16"/>
                              <w:szCs w:val="16"/>
                            </w:rPr>
                          </w:pPr>
                          <w:r w:rsidRPr="003B32BB">
                            <w:rPr>
                              <w:b/>
                              <w:bCs/>
                              <w:color w:val="0E2841" w:themeColor="text2"/>
                              <w:sz w:val="16"/>
                              <w:szCs w:val="16"/>
                            </w:rPr>
                            <w:t>Stock Monitoring</w:t>
                          </w:r>
                        </w:p>
                      </w:txbxContent>
                    </v:textbox>
                  </v:shape>
                  <v:shape id="Text Box 4" o:spid="_x0000_s1031" type="#_x0000_t202" style="position:absolute;left:13652;top:762;width:7950;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" filled="f" stroked="f" strokeweight=".5pt">
                    <v:textbox>
                      <w:txbxContent>
                        <w:p w14:paraId="510A3CE6" w14:textId="06469537" w:rsidR="003B32BB" w:rsidRPr="003B32BB" w:rsidRDefault="00AA0303" w:rsidP="003B32BB">
                          <w:pPr>
                            <w:rPr>
                              <w:b/>
                              <w:bCs/>
                              <w:color w:val="0E2841" w:themeColor="text2"/>
                              <w:sz w:val="16"/>
                              <w:szCs w:val="16"/>
                            </w:rPr>
                          </w:pPr>
                          <w:r>
                            <w:rPr>
                              <w:b/>
                              <w:bCs/>
                              <w:color w:val="0E2841" w:themeColor="text2"/>
                              <w:sz w:val="16"/>
                              <w:szCs w:val="16"/>
                            </w:rPr>
                            <w:t xml:space="preserve">Detect </w:t>
                          </w:r>
                          <w:r w:rsidR="008172DE">
                            <w:rPr>
                              <w:b/>
                              <w:bCs/>
                              <w:color w:val="0E2841" w:themeColor="text2"/>
                              <w:sz w:val="16"/>
                              <w:szCs w:val="16"/>
                            </w:rPr>
                            <w:t>low stock</w:t>
                          </w:r>
                        </w:p>
                      </w:txbxContent>
                    </v:textbox>
                  </v:shape>
                  <v:shape id="Text Box 4" o:spid="_x0000_s1032" type="#_x0000_t202" style="position:absolute;left:11874;top:10795;width:9322;height:8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" filled="f" stroked="f" strokeweight=".5pt">
                    <v:textbox>
                      <w:txbxContent>
                        <w:p w14:paraId="73F2B539" w14:textId="0EA2B724" w:rsidR="00714372" w:rsidRPr="003B32BB" w:rsidRDefault="00714372" w:rsidP="00714372">
                          <w:pPr>
                            <w:rPr>
                              <w:color w:val="0E2841" w:themeColor="text2"/>
                              <w:sz w:val="16"/>
                              <w:szCs w:val="16"/>
                            </w:rPr>
                          </w:pPr>
                          <w:r>
                            <w:rPr>
                              <w:color w:val="0E2841" w:themeColor="text2"/>
                              <w:sz w:val="16"/>
                              <w:szCs w:val="16"/>
                            </w:rPr>
                            <w:t>Identify items at or below minimum reorder levels</w:t>
                          </w:r>
                        </w:p>
                      </w:txbxContent>
                    </v:textbox>
                  </v:shape>
                  <v:shape id="Text Box 4" o:spid="_x0000_s1033" type="#_x0000_t202" style="position:absolute;left:21844;top:10795;width:9959;height:8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" filled="f" stroked="f" strokeweight=".5pt">
                    <v:textbox>
                      <w:txbxContent>
                        <w:p w14:paraId="799E3C10" w14:textId="1261A4A0" w:rsidR="00714372" w:rsidRPr="003B32BB" w:rsidRDefault="00352DC9" w:rsidP="00714372">
                          <w:pPr>
                            <w:rPr>
                              <w:color w:val="0E2841" w:themeColor="text2"/>
                              <w:sz w:val="16"/>
                              <w:szCs w:val="16"/>
                            </w:rPr>
                          </w:pPr>
                          <w:r w:rsidRPr="00352DC9">
                            <w:rPr>
                              <w:color w:val="0E2841" w:themeColor="text2"/>
                              <w:sz w:val="16"/>
                              <w:szCs w:val="16"/>
                            </w:rPr>
                            <w:t>Confirm the required reorder quantities before contacting suppliers</w:t>
                          </w:r>
                        </w:p>
                      </w:txbxContent>
                    </v:textbox>
                  </v:shape>
                  <v:shape id="Text Box 4" o:spid="_x0000_s1034" type="#_x0000_t202" style="position:absolute;left:24193;top:952;width:7950;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" filled="f" stroked="f" strokeweight=".5pt">
                    <v:textbox>
                      <w:txbxContent>
                        <w:p w14:paraId="19A7DC72" w14:textId="1C75E02A" w:rsidR="005611D5" w:rsidRPr="003B32BB" w:rsidRDefault="00D62E83" w:rsidP="005611D5">
                          <w:pPr>
                            <w:rPr>
                              <w:b/>
                              <w:bCs/>
                              <w:color w:val="0E2841" w:themeColor="text2"/>
                              <w:sz w:val="16"/>
                              <w:szCs w:val="16"/>
                            </w:rPr>
                          </w:pPr>
                          <w:r w:rsidRPr="00D62E83">
                            <w:rPr>
                              <w:b/>
                              <w:bCs/>
                              <w:color w:val="0E2841" w:themeColor="text2"/>
                              <w:sz w:val="16"/>
                              <w:szCs w:val="16"/>
                            </w:rPr>
                            <w:t>Review Stock</w:t>
                          </w:r>
                        </w:p>
                      </w:txbxContent>
                    </v:textbox>
                  </v:shape>
                  <v:shape id="Text Box 4" o:spid="_x0000_s1035" type="#_x0000_t202" style="position:absolute;left:33718;top:762;width:7950;height:5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" filled="f" stroked="f" strokeweight=".5pt">
                    <v:textbox>
                      <w:txbxContent>
                        <w:p w14:paraId="09AF1EF3" w14:textId="5E0FB2B6" w:rsidR="00D62E83" w:rsidRPr="003B32BB" w:rsidRDefault="00D62E83" w:rsidP="00D62E83">
                          <w:pPr>
                            <w:rPr>
                              <w:b/>
                              <w:bCs/>
                              <w:color w:val="0E2841" w:themeColor="text2"/>
                              <w:sz w:val="16"/>
                              <w:szCs w:val="16"/>
                            </w:rPr>
                          </w:pPr>
                          <w:r>
                            <w:rPr>
                              <w:b/>
                              <w:bCs/>
                              <w:color w:val="0E2841" w:themeColor="text2"/>
                              <w:sz w:val="16"/>
                              <w:szCs w:val="16"/>
                            </w:rPr>
                            <w:t>Obtain Information</w:t>
                          </w:r>
                        </w:p>
                      </w:txbxContent>
                    </v:textbox>
                  </v:shape>
                  <v:shape id="Text Box 4" o:spid="_x0000_s1036" type="#_x0000_t202" style="position:absolute;left:32004;top:10541;width:9372;height:8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" filled="f" stroked="f" strokeweight=".5pt">
                    <v:textbox>
                      <w:txbxContent>
                        <w:p w14:paraId="01EEB4FD" w14:textId="406A3741" w:rsidR="00D62E83" w:rsidRPr="003B32BB" w:rsidRDefault="001637C9" w:rsidP="00D62E83">
                          <w:pPr>
                            <w:rPr>
                              <w:color w:val="0E2841" w:themeColor="text2"/>
                              <w:sz w:val="16"/>
                              <w:szCs w:val="16"/>
                            </w:rPr>
                          </w:pPr>
                          <w:r>
                            <w:rPr>
                              <w:color w:val="0E2841" w:themeColor="text2"/>
                              <w:sz w:val="16"/>
                              <w:szCs w:val="16"/>
                            </w:rPr>
                            <w:t>Get supplier availability, contact information, price of item, etc</w:t>
                          </w:r>
                        </w:p>
                      </w:txbxContent>
                    </v:textbox>
                  </v:shape>
                  <v:shape id="Text Box 4" o:spid="_x0000_s1037" type="#_x0000_t202" style="position:absolute;left:44005;top:825;width:7695;height:4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" filled="f" stroked="f" strokeweight=".5pt">
                    <v:textbox>
                      <w:txbxContent>
                        <w:p w14:paraId="42C49DDF" w14:textId="5454917B" w:rsidR="000972FF" w:rsidRPr="003B32BB" w:rsidRDefault="000972FF" w:rsidP="000972FF">
                          <w:pPr>
                            <w:rPr>
                              <w:b/>
                              <w:bCs/>
                              <w:color w:val="0E2841" w:themeColor="text2"/>
                              <w:sz w:val="16"/>
                              <w:szCs w:val="16"/>
                            </w:rPr>
                          </w:pPr>
                          <w:r>
                            <w:rPr>
                              <w:b/>
                              <w:bCs/>
                              <w:color w:val="0E2841" w:themeColor="text2"/>
                              <w:sz w:val="16"/>
                              <w:szCs w:val="16"/>
                            </w:rPr>
                            <w:t>Purchase Order</w:t>
                          </w:r>
                        </w:p>
                      </w:txbxContent>
                    </v:textbox>
                  </v:shape>
                  <v:shape id="Text Box 4" o:spid="_x0000_s1038" type="#_x0000_t202" style="position:absolute;left:41846;top:10287;width:9373;height:8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" filled="f" stroked="f" strokeweight=".5pt">
                    <v:textbox>
                      <w:txbxContent>
                        <w:p w14:paraId="29C250E3" w14:textId="77777777" w:rsidR="00347AF5" w:rsidRPr="003B32BB" w:rsidRDefault="00347AF5" w:rsidP="00347AF5">
                          <w:pPr>
                            <w:rPr>
                              <w:color w:val="0E2841" w:themeColor="text2"/>
                              <w:sz w:val="16"/>
                              <w:szCs w:val="16"/>
                            </w:rPr>
                          </w:pPr>
                          <w:r>
                            <w:rPr>
                              <w:color w:val="0E2841" w:themeColor="text2"/>
                              <w:sz w:val="16"/>
                              <w:szCs w:val="16"/>
                            </w:rPr>
                            <w:t>Get supplier availability, contact information, price of item, etc</w:t>
                          </w:r>
                        </w:p>
                      </w:txbxContent>
                    </v:textbox>
                  </v:shape>
                  <v:shape id="Text Box 4" o:spid="_x0000_s1039" type="#_x0000_t202" style="position:absolute;left:54038;top:952;width:7695;height:4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" filled="f" stroked="f" strokeweight=".5pt">
                    <v:textbox>
                      <w:txbxContent>
                        <w:p w14:paraId="0AC967EE" w14:textId="0C604614" w:rsidR="00347AF5" w:rsidRPr="003B32BB" w:rsidRDefault="002745A2" w:rsidP="00347AF5">
                          <w:pPr>
                            <w:rPr>
                              <w:b/>
                              <w:bCs/>
                              <w:color w:val="0E2841" w:themeColor="text2"/>
                              <w:sz w:val="16"/>
                              <w:szCs w:val="16"/>
                            </w:rPr>
                          </w:pPr>
                          <w:r>
                            <w:rPr>
                              <w:b/>
                              <w:bCs/>
                              <w:color w:val="0E2841" w:themeColor="text2"/>
                              <w:sz w:val="16"/>
                              <w:szCs w:val="16"/>
                            </w:rPr>
                            <w:t>Receive Stock</w:t>
                          </w:r>
                        </w:p>
                      </w:txbxContent>
                    </v:textbox>
                  </v:shape>
                  <v:shape id="Text Box 4" o:spid="_x0000_s1040" type="#_x0000_t202" style="position:absolute;left:51879;top:10096;width:9373;height:8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" filled="f" stroked="f" strokeweight=".5pt">
                    <v:textbox>
                      <w:txbxContent>
                        <w:p w14:paraId="301F2725" w14:textId="520F32A3" w:rsidR="004655A5" w:rsidRPr="003B32BB" w:rsidRDefault="00921A2C" w:rsidP="004655A5">
                          <w:pPr>
                            <w:rPr>
                              <w:color w:val="0E2841" w:themeColor="text2"/>
                              <w:sz w:val="16"/>
                              <w:szCs w:val="16"/>
                            </w:rPr>
                          </w:pPr>
                          <w:r>
                            <w:rPr>
                              <w:color w:val="0E2841" w:themeColor="text2"/>
                              <w:sz w:val="16"/>
                              <w:szCs w:val="16"/>
                            </w:rPr>
                            <w:t>Receive items</w:t>
                          </w:r>
                          <w:r w:rsidR="00FF0A12">
                            <w:rPr>
                              <w:color w:val="0E2841" w:themeColor="text2"/>
                              <w:sz w:val="16"/>
                              <w:szCs w:val="16"/>
                            </w:rPr>
                            <w:t xml:space="preserve"> </w:t>
                          </w:r>
                          <w:r w:rsidR="0089375C">
                            <w:rPr>
                              <w:color w:val="0E2841" w:themeColor="text2"/>
                              <w:sz w:val="16"/>
                              <w:szCs w:val="16"/>
                            </w:rPr>
                            <w:t>and update</w:t>
                          </w:r>
                          <w:r w:rsidR="00892602">
                            <w:rPr>
                              <w:color w:val="0E2841" w:themeColor="text2"/>
                              <w:sz w:val="16"/>
                              <w:szCs w:val="16"/>
                            </w:rPr>
                            <w:t xml:space="preserve"> </w:t>
                          </w:r>
                          <w:r w:rsidR="00177512">
                            <w:rPr>
                              <w:color w:val="0E2841" w:themeColor="text2"/>
                              <w:sz w:val="16"/>
                              <w:szCs w:val="16"/>
                            </w:rPr>
                            <w:t>inventory stock</w:t>
                          </w:r>
                        </w:p>
                      </w:txbxContent>
                    </v:textbox>
                  </v:shape>
                </v:group>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 o:spid="_x0000_s1041" type="#_x0000_t87" style="position:absolute;left:30403;top:-15435;width:1423;height:399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" adj="64" strokecolor="red" strokeweight="1.5pt">
                  <v:stroke joinstyle="miter"/>
                </v:shape>
                <v:shape id="Text Box 3" o:spid="_x0000_s1042" type="#_x0000_t202" style="position:absolute;left:24077;top:357;width:14208;height:3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" filled="f" stroked="f" strokeweight=".5pt">
                  <v:textbox>
                    <w:txbxContent>
                      <w:p w14:paraId="5D493226" w14:textId="5764FAA9" w:rsidR="007C5627" w:rsidRDefault="007C5627">
                        <w:r>
                          <w:t>Handled by Supplyr</w:t>
                        </w:r>
                      </w:p>
                    </w:txbxContent>
                  </v:textbox>
                </v:shape>
                <w10:wrap type="topAndBottom" anchorx="margin"/>
              </v:group>
            </w:pict>
          </mc:Fallback>
        </mc:AlternateContent>
      </w:r>
      <w:r w:rsidR="002D0E5B" w:rsidRPr="002D0E5B">
        <w:rPr>
          <w:rFonts w:ascii="Arial" w:hAnsi="Arial" w:cs="Arial"/>
        </w:rPr>
        <w:t xml:space="preserve">Supplyr is a robot that supports the </w:t>
      </w:r>
      <w:r w:rsidR="002D0E5B" w:rsidRPr="002D0E5B">
        <w:rPr>
          <w:rFonts w:ascii="Arial" w:hAnsi="Arial" w:cs="Arial"/>
          <w:b/>
          <w:bCs/>
        </w:rPr>
        <w:t>retail inventory and procurement process</w:t>
      </w:r>
      <w:r w:rsidR="002D0E5B" w:rsidRPr="002D0E5B">
        <w:rPr>
          <w:rFonts w:ascii="Arial" w:hAnsi="Arial" w:cs="Arial"/>
        </w:rPr>
        <w:t xml:space="preserve"> by helping small and medium-sized businesses manage </w:t>
      </w:r>
      <w:r w:rsidR="002D0E5B" w:rsidRPr="002D0E5B">
        <w:rPr>
          <w:rFonts w:ascii="Arial" w:hAnsi="Arial" w:cs="Arial"/>
          <w:b/>
          <w:bCs/>
        </w:rPr>
        <w:t>stock replenishment</w:t>
      </w:r>
      <w:r w:rsidR="002D0E5B" w:rsidRPr="002D0E5B">
        <w:rPr>
          <w:rFonts w:ascii="Arial" w:hAnsi="Arial" w:cs="Arial"/>
        </w:rPr>
        <w:t xml:space="preserve"> more effectively. The main purpose of Supplyr is to reduce the amount of </w:t>
      </w:r>
      <w:r w:rsidR="002D0E5B" w:rsidRPr="002D0E5B">
        <w:rPr>
          <w:rFonts w:ascii="Arial" w:hAnsi="Arial" w:cs="Arial"/>
          <w:b/>
          <w:bCs/>
        </w:rPr>
        <w:t>manual work</w:t>
      </w:r>
      <w:r w:rsidR="002D0E5B" w:rsidRPr="002D0E5B">
        <w:rPr>
          <w:rFonts w:ascii="Arial" w:hAnsi="Arial" w:cs="Arial"/>
        </w:rPr>
        <w:t xml:space="preserve"> involved when staff need to check inventory records, identify products that require restocking, prepare purchase documents, contact supplier companies, and update the necessary records after a </w:t>
      </w:r>
      <w:r w:rsidR="002D0E5B" w:rsidRPr="002D0E5B">
        <w:rPr>
          <w:rFonts w:ascii="Arial" w:hAnsi="Arial" w:cs="Arial"/>
          <w:b/>
          <w:bCs/>
        </w:rPr>
        <w:t>reorder request</w:t>
      </w:r>
      <w:r w:rsidR="002D0E5B" w:rsidRPr="002D0E5B">
        <w:rPr>
          <w:rFonts w:ascii="Arial" w:hAnsi="Arial" w:cs="Arial"/>
        </w:rPr>
        <w:t xml:space="preserve"> has been made.</w:t>
      </w:r>
    </w:p>
    <w:p w14:paraId="7D44A881" w14:textId="77777777" w:rsidR="00EC506B" w:rsidRPr="00EC506B" w:rsidRDefault="00EC506B" w:rsidP="00EC506B">
      <w:pPr>
        <w:rPr>
          <w:rFonts w:ascii="Arial" w:hAnsi="Arial" w:cs="Arial"/>
        </w:rPr>
      </w:pPr>
      <w:r w:rsidRPr="00EC506B">
        <w:rPr>
          <w:rFonts w:ascii="Arial" w:hAnsi="Arial" w:cs="Arial"/>
        </w:rPr>
        <w:t xml:space="preserve">The diagram above shows the general </w:t>
      </w:r>
      <w:r w:rsidRPr="00EC506B">
        <w:rPr>
          <w:rFonts w:ascii="Arial" w:hAnsi="Arial" w:cs="Arial"/>
          <w:b/>
          <w:bCs/>
        </w:rPr>
        <w:t>restocking process</w:t>
      </w:r>
      <w:r w:rsidRPr="00EC506B">
        <w:rPr>
          <w:rFonts w:ascii="Arial" w:hAnsi="Arial" w:cs="Arial"/>
        </w:rPr>
        <w:t xml:space="preserve"> and highlights the section that will be handled by Supplyr. While </w:t>
      </w:r>
      <w:r w:rsidRPr="00EC506B">
        <w:rPr>
          <w:rFonts w:ascii="Arial" w:hAnsi="Arial" w:cs="Arial"/>
          <w:b/>
          <w:bCs/>
        </w:rPr>
        <w:t>stock monitoring</w:t>
      </w:r>
      <w:r w:rsidRPr="00EC506B">
        <w:rPr>
          <w:rFonts w:ascii="Arial" w:hAnsi="Arial" w:cs="Arial"/>
        </w:rPr>
        <w:t xml:space="preserve"> and receiving stock will still involve staff, Supplyr will focus on the middle stages of the process, from detecting </w:t>
      </w:r>
      <w:r w:rsidRPr="00EC506B">
        <w:rPr>
          <w:rFonts w:ascii="Arial" w:hAnsi="Arial" w:cs="Arial"/>
          <w:b/>
          <w:bCs/>
        </w:rPr>
        <w:t>low-stock items</w:t>
      </w:r>
      <w:r w:rsidRPr="00EC506B">
        <w:rPr>
          <w:rFonts w:ascii="Arial" w:hAnsi="Arial" w:cs="Arial"/>
        </w:rPr>
        <w:t xml:space="preserve"> to preparing the </w:t>
      </w:r>
      <w:r w:rsidRPr="00EC506B">
        <w:rPr>
          <w:rFonts w:ascii="Arial" w:hAnsi="Arial" w:cs="Arial"/>
          <w:b/>
          <w:bCs/>
        </w:rPr>
        <w:t>purchase order</w:t>
      </w:r>
      <w:r w:rsidRPr="00EC506B">
        <w:rPr>
          <w:rFonts w:ascii="Arial" w:hAnsi="Arial" w:cs="Arial"/>
        </w:rPr>
        <w:t xml:space="preserve">. This makes the project scope clear, as the robot is not automating the entire retail operation, but only the </w:t>
      </w:r>
      <w:r w:rsidRPr="00EC506B">
        <w:rPr>
          <w:rFonts w:ascii="Arial" w:hAnsi="Arial" w:cs="Arial"/>
          <w:b/>
          <w:bCs/>
        </w:rPr>
        <w:t>repetitive procurement-related steps</w:t>
      </w:r>
      <w:r w:rsidRPr="00EC506B">
        <w:rPr>
          <w:rFonts w:ascii="Arial" w:hAnsi="Arial" w:cs="Arial"/>
        </w:rPr>
        <w:t xml:space="preserve"> that occur after low stock is found.</w:t>
      </w:r>
    </w:p>
    <w:p w14:paraId="4E014649" w14:textId="77777777" w:rsidR="00EC506B" w:rsidRPr="00EC506B" w:rsidRDefault="00EC506B" w:rsidP="00EC506B">
      <w:pPr>
        <w:rPr>
          <w:rFonts w:ascii="Arial" w:hAnsi="Arial" w:cs="Arial"/>
        </w:rPr>
      </w:pPr>
      <w:r w:rsidRPr="00EC506B">
        <w:rPr>
          <w:rFonts w:ascii="Arial" w:hAnsi="Arial" w:cs="Arial"/>
        </w:rPr>
        <w:t xml:space="preserve">Supplyr will use five main applications: </w:t>
      </w:r>
      <w:r w:rsidRPr="00EC506B">
        <w:rPr>
          <w:rFonts w:ascii="Arial" w:hAnsi="Arial" w:cs="Arial"/>
          <w:b/>
          <w:bCs/>
        </w:rPr>
        <w:t>MySQL database</w:t>
      </w:r>
      <w:r w:rsidRPr="00EC506B">
        <w:rPr>
          <w:rFonts w:ascii="Arial" w:hAnsi="Arial" w:cs="Arial"/>
        </w:rPr>
        <w:t xml:space="preserve">, </w:t>
      </w:r>
      <w:r w:rsidRPr="00EC506B">
        <w:rPr>
          <w:rFonts w:ascii="Arial" w:hAnsi="Arial" w:cs="Arial"/>
          <w:b/>
          <w:bCs/>
        </w:rPr>
        <w:t>Python script</w:t>
      </w:r>
      <w:r w:rsidRPr="00EC506B">
        <w:rPr>
          <w:rFonts w:ascii="Arial" w:hAnsi="Arial" w:cs="Arial"/>
        </w:rPr>
        <w:t xml:space="preserve">, </w:t>
      </w:r>
      <w:r w:rsidRPr="00EC506B">
        <w:rPr>
          <w:rFonts w:ascii="Arial" w:hAnsi="Arial" w:cs="Arial"/>
          <w:b/>
          <w:bCs/>
        </w:rPr>
        <w:t>Microsoft Word</w:t>
      </w:r>
      <w:r w:rsidRPr="00EC506B">
        <w:rPr>
          <w:rFonts w:ascii="Arial" w:hAnsi="Arial" w:cs="Arial"/>
        </w:rPr>
        <w:t xml:space="preserve">, </w:t>
      </w:r>
      <w:r w:rsidRPr="00EC506B">
        <w:rPr>
          <w:rFonts w:ascii="Arial" w:hAnsi="Arial" w:cs="Arial"/>
          <w:b/>
          <w:bCs/>
        </w:rPr>
        <w:t>Microsoft Outlook</w:t>
      </w:r>
      <w:r w:rsidRPr="00EC506B">
        <w:rPr>
          <w:rFonts w:ascii="Arial" w:hAnsi="Arial" w:cs="Arial"/>
        </w:rPr>
        <w:t xml:space="preserve">, and </w:t>
      </w:r>
      <w:r w:rsidRPr="00EC506B">
        <w:rPr>
          <w:rFonts w:ascii="Arial" w:hAnsi="Arial" w:cs="Arial"/>
          <w:b/>
          <w:bCs/>
        </w:rPr>
        <w:t>Microsoft Excel</w:t>
      </w:r>
      <w:r w:rsidRPr="00EC506B">
        <w:rPr>
          <w:rFonts w:ascii="Arial" w:hAnsi="Arial" w:cs="Arial"/>
        </w:rPr>
        <w:t xml:space="preserve">. The MySQL database will store product details, stock levels, supplier information, unit prices, and </w:t>
      </w:r>
      <w:r w:rsidRPr="00EC506B">
        <w:rPr>
          <w:rFonts w:ascii="Arial" w:hAnsi="Arial" w:cs="Arial"/>
          <w:b/>
          <w:bCs/>
        </w:rPr>
        <w:t>reorder records</w:t>
      </w:r>
      <w:r w:rsidRPr="00EC506B">
        <w:rPr>
          <w:rFonts w:ascii="Arial" w:hAnsi="Arial" w:cs="Arial"/>
        </w:rPr>
        <w:t xml:space="preserve">. These reorder records are needed to check whether an item has already been reordered, which helps prevent </w:t>
      </w:r>
      <w:r w:rsidRPr="00EC506B">
        <w:rPr>
          <w:rFonts w:ascii="Arial" w:hAnsi="Arial" w:cs="Arial"/>
          <w:b/>
          <w:bCs/>
        </w:rPr>
        <w:t>duplicate orders</w:t>
      </w:r>
      <w:r w:rsidRPr="00EC506B">
        <w:rPr>
          <w:rFonts w:ascii="Arial" w:hAnsi="Arial" w:cs="Arial"/>
        </w:rPr>
        <w:t xml:space="preserve">. The Python script will then calculate the </w:t>
      </w:r>
      <w:r w:rsidRPr="00EC506B">
        <w:rPr>
          <w:rFonts w:ascii="Arial" w:hAnsi="Arial" w:cs="Arial"/>
          <w:b/>
          <w:bCs/>
        </w:rPr>
        <w:t>reorder priority</w:t>
      </w:r>
      <w:r w:rsidRPr="00EC506B">
        <w:rPr>
          <w:rFonts w:ascii="Arial" w:hAnsi="Arial" w:cs="Arial"/>
        </w:rPr>
        <w:t xml:space="preserve">, </w:t>
      </w:r>
      <w:proofErr w:type="gramStart"/>
      <w:r w:rsidRPr="00EC506B">
        <w:rPr>
          <w:rFonts w:ascii="Arial" w:hAnsi="Arial" w:cs="Arial"/>
        </w:rPr>
        <w:t>estimated</w:t>
      </w:r>
      <w:proofErr w:type="gramEnd"/>
      <w:r w:rsidRPr="00EC506B">
        <w:rPr>
          <w:rFonts w:ascii="Arial" w:hAnsi="Arial" w:cs="Arial"/>
        </w:rPr>
        <w:t xml:space="preserve"> cost, and select the most suitable supplier.</w:t>
      </w:r>
    </w:p>
    <w:p w14:paraId="1F4D02CC" w14:textId="46A5D165" w:rsidR="000C6EAF" w:rsidRPr="00CD4924" w:rsidRDefault="00EC506B" w:rsidP="000C6EAF">
      <w:pPr>
        <w:rPr>
          <w:rFonts w:ascii="Arial" w:hAnsi="Arial" w:cs="Arial"/>
        </w:rPr>
      </w:pPr>
      <w:r w:rsidRPr="00EC506B">
        <w:rPr>
          <w:rFonts w:ascii="Arial" w:hAnsi="Arial" w:cs="Arial"/>
        </w:rPr>
        <w:t xml:space="preserve">After the reorder information is confirmed and passed over from the Python script, the robot will generate a </w:t>
      </w:r>
      <w:r w:rsidRPr="00EC506B">
        <w:rPr>
          <w:rFonts w:ascii="Arial" w:hAnsi="Arial" w:cs="Arial"/>
          <w:b/>
          <w:bCs/>
        </w:rPr>
        <w:t>formatted draft purchase order</w:t>
      </w:r>
      <w:r w:rsidRPr="00EC506B">
        <w:rPr>
          <w:rFonts w:ascii="Arial" w:hAnsi="Arial" w:cs="Arial"/>
        </w:rPr>
        <w:t xml:space="preserve"> in Microsoft Word. This document will include proper headings, font sizes, tables, supplier details, product information, and </w:t>
      </w:r>
      <w:r w:rsidRPr="00EC506B">
        <w:rPr>
          <w:rFonts w:ascii="Arial" w:hAnsi="Arial" w:cs="Arial"/>
          <w:b/>
          <w:bCs/>
        </w:rPr>
        <w:t>priority labels</w:t>
      </w:r>
      <w:r w:rsidRPr="00EC506B">
        <w:rPr>
          <w:rFonts w:ascii="Arial" w:hAnsi="Arial" w:cs="Arial"/>
        </w:rPr>
        <w:t xml:space="preserve"> where needed. In Microsoft Outlook, a </w:t>
      </w:r>
      <w:r w:rsidRPr="00EC506B">
        <w:rPr>
          <w:rFonts w:ascii="Arial" w:hAnsi="Arial" w:cs="Arial"/>
          <w:b/>
          <w:bCs/>
        </w:rPr>
        <w:t>reorder request email</w:t>
      </w:r>
      <w:r w:rsidRPr="00EC506B">
        <w:rPr>
          <w:rFonts w:ascii="Arial" w:hAnsi="Arial" w:cs="Arial"/>
        </w:rPr>
        <w:t xml:space="preserve"> will then be sent to the selected supplier company with the purchase order attached. Lastly, in Microsoft Excel, a </w:t>
      </w:r>
      <w:r w:rsidRPr="00EC506B">
        <w:rPr>
          <w:rFonts w:ascii="Arial" w:hAnsi="Arial" w:cs="Arial"/>
          <w:b/>
          <w:bCs/>
        </w:rPr>
        <w:t>summary report</w:t>
      </w:r>
      <w:r w:rsidRPr="00EC506B">
        <w:rPr>
          <w:rFonts w:ascii="Arial" w:hAnsi="Arial" w:cs="Arial"/>
        </w:rPr>
        <w:t xml:space="preserve"> will be generated showing the products checked, items selected for reorder, suppliers contacted, estimated costs, purchase order status, and any </w:t>
      </w:r>
      <w:r w:rsidRPr="00EC506B">
        <w:rPr>
          <w:rFonts w:ascii="Arial" w:hAnsi="Arial" w:cs="Arial"/>
          <w:b/>
          <w:bCs/>
        </w:rPr>
        <w:t>skipped records or errors</w:t>
      </w:r>
      <w:r w:rsidRPr="00EC506B">
        <w:rPr>
          <w:rFonts w:ascii="Arial" w:hAnsi="Arial" w:cs="Arial"/>
        </w:rPr>
        <w:t>.</w:t>
      </w:r>
    </w:p>
    <w:p w14:paraId="4FC6B56A" w14:textId="35FA994B" w:rsidR="00BB487E" w:rsidRPr="00C70272" w:rsidRDefault="00BB487E" w:rsidP="00633CFF">
      <w:pPr>
        <w:pStyle w:val="Heading3"/>
        <w:rPr>
          <w:rFonts w:ascii="Arial" w:hAnsi="Arial" w:cs="Arial"/>
          <w:b/>
          <w:bCs/>
          <w:color w:val="0E2841" w:themeColor="text2"/>
          <w:sz w:val="32"/>
          <w:szCs w:val="32"/>
        </w:rPr>
      </w:pPr>
      <w:r w:rsidRPr="00C70272">
        <w:rPr>
          <w:rFonts w:ascii="Arial" w:hAnsi="Arial" w:cs="Arial"/>
          <w:b/>
          <w:bCs/>
          <w:color w:val="0E2841" w:themeColor="text2"/>
          <w:sz w:val="32"/>
          <w:szCs w:val="32"/>
        </w:rPr>
        <w:lastRenderedPageBreak/>
        <w:t>Justification</w:t>
      </w:r>
    </w:p>
    <w:p w14:paraId="22BD9DFB" w14:textId="602471AC" w:rsidR="00BB487E" w:rsidRDefault="001A63F2" w:rsidP="00BB487E">
      <w:pPr>
        <w:rPr>
          <w:rFonts w:ascii="Arial" w:hAnsi="Arial" w:cs="Arial"/>
        </w:rPr>
      </w:pPr>
      <w:r w:rsidRPr="001A63F2">
        <w:rPr>
          <w:rFonts w:ascii="Arial" w:hAnsi="Arial" w:cs="Arial"/>
        </w:rPr>
        <w:t xml:space="preserve">Inventory and procurement processes should be automated because poor stock management can create serious problems for retail businesses. If stock is too low, customers may not be able to buy the products they want, causing the business to lose sales. At the same time, if the business orders too much stock, it may waste storage space and increase holding costs. According to Blue </w:t>
      </w:r>
      <w:proofErr w:type="spellStart"/>
      <w:r w:rsidRPr="001A63F2">
        <w:rPr>
          <w:rFonts w:ascii="Arial" w:hAnsi="Arial" w:cs="Arial"/>
        </w:rPr>
        <w:t>Yonder’s</w:t>
      </w:r>
      <w:proofErr w:type="spellEnd"/>
      <w:r w:rsidRPr="001A63F2">
        <w:rPr>
          <w:rFonts w:ascii="Arial" w:hAnsi="Arial" w:cs="Arial"/>
        </w:rPr>
        <w:t xml:space="preserve"> Retail Inventory Distortion Report, the total global cost of inventory distortion was projected to reach </w:t>
      </w:r>
      <w:r w:rsidRPr="001A63F2">
        <w:rPr>
          <w:rFonts w:ascii="Arial" w:hAnsi="Arial" w:cs="Arial"/>
          <w:b/>
          <w:bCs/>
        </w:rPr>
        <w:t>US$1.77 trillion in 2023</w:t>
      </w:r>
      <w:r w:rsidRPr="001A63F2">
        <w:rPr>
          <w:rFonts w:ascii="Arial" w:hAnsi="Arial" w:cs="Arial"/>
        </w:rPr>
        <w:t xml:space="preserve">, with </w:t>
      </w:r>
      <w:r w:rsidRPr="001A63F2">
        <w:rPr>
          <w:rFonts w:ascii="Arial" w:hAnsi="Arial" w:cs="Arial"/>
          <w:b/>
          <w:bCs/>
        </w:rPr>
        <w:t>out-of-stocks accounting for US$1.2 trillion</w:t>
      </w:r>
      <w:r w:rsidRPr="001A63F2">
        <w:rPr>
          <w:rFonts w:ascii="Arial" w:hAnsi="Arial" w:cs="Arial"/>
        </w:rPr>
        <w:t xml:space="preserve"> and </w:t>
      </w:r>
      <w:r w:rsidRPr="001A63F2">
        <w:rPr>
          <w:rFonts w:ascii="Arial" w:hAnsi="Arial" w:cs="Arial"/>
          <w:b/>
          <w:bCs/>
        </w:rPr>
        <w:t>overstocks accounting for US$562 billion</w:t>
      </w:r>
      <w:r w:rsidRPr="001A63F2">
        <w:rPr>
          <w:rFonts w:ascii="Arial" w:hAnsi="Arial" w:cs="Arial"/>
        </w:rPr>
        <w:t>. This shows that both low stock and excess stock are major issues in retail, not just small operational problems.</w:t>
      </w:r>
    </w:p>
    <w:p w14:paraId="318EE3DE" w14:textId="1466ED41" w:rsidR="001A63F2" w:rsidRDefault="001A63F2" w:rsidP="00BB487E">
      <w:pPr>
        <w:rPr>
          <w:rFonts w:ascii="Arial" w:hAnsi="Arial" w:cs="Arial"/>
        </w:rPr>
      </w:pPr>
      <w:r>
        <w:rPr>
          <w:rFonts w:ascii="Arial" w:hAnsi="Arial" w:cs="Arial"/>
          <w:noProof/>
        </w:rPr>
        <w:drawing>
          <wp:inline distT="0" distB="0" distL="0" distR="0" wp14:anchorId="4BA8855E" wp14:editId="37B0C409">
            <wp:extent cx="5486400" cy="3200400"/>
            <wp:effectExtent l="0" t="0" r="0" b="0"/>
            <wp:docPr id="62312010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F0814EC" w14:textId="12D2F577" w:rsidR="006F7214" w:rsidRPr="006F7214" w:rsidRDefault="006F7214" w:rsidP="006F7214">
      <w:pPr>
        <w:rPr>
          <w:rFonts w:ascii="Arial" w:hAnsi="Arial" w:cs="Arial"/>
        </w:rPr>
      </w:pPr>
      <w:r w:rsidRPr="006F7214">
        <w:rPr>
          <w:rFonts w:ascii="Arial" w:hAnsi="Arial" w:cs="Arial"/>
        </w:rPr>
        <w:t xml:space="preserve">The graph shows that </w:t>
      </w:r>
      <w:r w:rsidRPr="006F7214">
        <w:rPr>
          <w:rFonts w:ascii="Arial" w:hAnsi="Arial" w:cs="Arial"/>
          <w:b/>
          <w:bCs/>
        </w:rPr>
        <w:t>out-of-stocks</w:t>
      </w:r>
      <w:r w:rsidRPr="006F7214">
        <w:rPr>
          <w:rFonts w:ascii="Arial" w:hAnsi="Arial" w:cs="Arial"/>
        </w:rPr>
        <w:t xml:space="preserve"> </w:t>
      </w:r>
      <w:r w:rsidR="00D936A6">
        <w:rPr>
          <w:rFonts w:ascii="Arial" w:hAnsi="Arial" w:cs="Arial"/>
        </w:rPr>
        <w:t xml:space="preserve">losses </w:t>
      </w:r>
      <w:r w:rsidRPr="006F7214">
        <w:rPr>
          <w:rFonts w:ascii="Arial" w:hAnsi="Arial" w:cs="Arial"/>
        </w:rPr>
        <w:t xml:space="preserve">make up the larger portion of inventory distortion costs, which supports the need for Supplyr to help identify </w:t>
      </w:r>
      <w:r w:rsidRPr="006F7214">
        <w:rPr>
          <w:rFonts w:ascii="Arial" w:hAnsi="Arial" w:cs="Arial"/>
          <w:b/>
          <w:bCs/>
        </w:rPr>
        <w:t>low-stock products</w:t>
      </w:r>
      <w:r w:rsidRPr="006F7214">
        <w:rPr>
          <w:rFonts w:ascii="Arial" w:hAnsi="Arial" w:cs="Arial"/>
        </w:rPr>
        <w:t xml:space="preserve"> before they become a bigger problem. When low-stock items are not detected early, staff may only realise the issue after customers are already unable to purchase the item, resulting in </w:t>
      </w:r>
      <w:r w:rsidRPr="006F7214">
        <w:rPr>
          <w:rFonts w:ascii="Arial" w:hAnsi="Arial" w:cs="Arial"/>
          <w:b/>
          <w:bCs/>
        </w:rPr>
        <w:t>lost sales</w:t>
      </w:r>
      <w:r w:rsidRPr="006F7214">
        <w:rPr>
          <w:rFonts w:ascii="Arial" w:hAnsi="Arial" w:cs="Arial"/>
        </w:rPr>
        <w:t xml:space="preserve">. The graph also shows that </w:t>
      </w:r>
      <w:r w:rsidRPr="006F7214">
        <w:rPr>
          <w:rFonts w:ascii="Arial" w:hAnsi="Arial" w:cs="Arial"/>
          <w:b/>
          <w:bCs/>
        </w:rPr>
        <w:t>overstocking</w:t>
      </w:r>
      <w:r w:rsidRPr="006F7214">
        <w:rPr>
          <w:rFonts w:ascii="Arial" w:hAnsi="Arial" w:cs="Arial"/>
        </w:rPr>
        <w:t xml:space="preserve"> is</w:t>
      </w:r>
      <w:r w:rsidR="00CE1144">
        <w:rPr>
          <w:rFonts w:ascii="Arial" w:hAnsi="Arial" w:cs="Arial"/>
        </w:rPr>
        <w:t xml:space="preserve"> also </w:t>
      </w:r>
      <w:r w:rsidRPr="006F7214">
        <w:rPr>
          <w:rFonts w:ascii="Arial" w:hAnsi="Arial" w:cs="Arial"/>
        </w:rPr>
        <w:t xml:space="preserve">a major cost at US$562 billion. This supports the need for a more organised </w:t>
      </w:r>
      <w:r w:rsidRPr="006F7214">
        <w:rPr>
          <w:rFonts w:ascii="Arial" w:hAnsi="Arial" w:cs="Arial"/>
          <w:b/>
          <w:bCs/>
        </w:rPr>
        <w:t>reorder process</w:t>
      </w:r>
      <w:r w:rsidRPr="006F7214">
        <w:rPr>
          <w:rFonts w:ascii="Arial" w:hAnsi="Arial" w:cs="Arial"/>
        </w:rPr>
        <w:t>, because staff should not simply reorder products blindly. Supplyr will help by checking stock records, supplier information, and reorder status so that reorder requests are prepared more carefully.</w:t>
      </w:r>
    </w:p>
    <w:p w14:paraId="241792F4" w14:textId="77777777" w:rsidR="006F7214" w:rsidRPr="006F7214" w:rsidRDefault="006F7214" w:rsidP="006F7214">
      <w:pPr>
        <w:rPr>
          <w:rFonts w:ascii="Arial" w:hAnsi="Arial" w:cs="Arial"/>
        </w:rPr>
      </w:pPr>
      <w:r w:rsidRPr="006F7214">
        <w:rPr>
          <w:rFonts w:ascii="Arial" w:hAnsi="Arial" w:cs="Arial"/>
        </w:rPr>
        <w:t xml:space="preserve">Another issue in manual procurement is the risk of </w:t>
      </w:r>
      <w:r w:rsidRPr="006F7214">
        <w:rPr>
          <w:rFonts w:ascii="Arial" w:hAnsi="Arial" w:cs="Arial"/>
          <w:b/>
          <w:bCs/>
        </w:rPr>
        <w:t>repeated or duplicate ordering</w:t>
      </w:r>
      <w:r w:rsidRPr="006F7214">
        <w:rPr>
          <w:rFonts w:ascii="Arial" w:hAnsi="Arial" w:cs="Arial"/>
        </w:rPr>
        <w:t xml:space="preserve">. If staff do not update reorder records properly, another staff member may not know that the item has already been requested and may prepare another order for the same product. This can lead to </w:t>
      </w:r>
      <w:r w:rsidRPr="006F7214">
        <w:rPr>
          <w:rFonts w:ascii="Arial" w:hAnsi="Arial" w:cs="Arial"/>
          <w:b/>
          <w:bCs/>
        </w:rPr>
        <w:t>overstocking</w:t>
      </w:r>
      <w:r w:rsidRPr="006F7214">
        <w:rPr>
          <w:rFonts w:ascii="Arial" w:hAnsi="Arial" w:cs="Arial"/>
        </w:rPr>
        <w:t xml:space="preserve">, wasted storage space, and unnecessary spending. A real example of this issue can be seen in Cisco’s case, where a Stanford Graduate School of Business paper discussed Cisco’s US$2.2 billion inventory write-off and explained how duplicate orders can cause companies to overestimate demand and make poor </w:t>
      </w:r>
      <w:r w:rsidRPr="006F7214">
        <w:rPr>
          <w:rFonts w:ascii="Arial" w:hAnsi="Arial" w:cs="Arial"/>
          <w:b/>
          <w:bCs/>
        </w:rPr>
        <w:t>inventory decisions</w:t>
      </w:r>
      <w:r w:rsidRPr="006F7214">
        <w:rPr>
          <w:rFonts w:ascii="Arial" w:hAnsi="Arial" w:cs="Arial"/>
        </w:rPr>
        <w:t>. Although Supplyr is designed for a smaller retail business, this example shows how inaccurate or repeated ordering can create serious inventory problems if records are not managed properly.</w:t>
      </w:r>
    </w:p>
    <w:p w14:paraId="376D5FCD" w14:textId="77777777" w:rsidR="006F7214" w:rsidRPr="006F7214" w:rsidRDefault="006F7214" w:rsidP="006F7214">
      <w:pPr>
        <w:rPr>
          <w:rFonts w:ascii="Arial" w:hAnsi="Arial" w:cs="Arial"/>
        </w:rPr>
      </w:pPr>
      <w:r w:rsidRPr="006F7214">
        <w:rPr>
          <w:rFonts w:ascii="Arial" w:hAnsi="Arial" w:cs="Arial"/>
        </w:rPr>
        <w:lastRenderedPageBreak/>
        <w:t xml:space="preserve">Supplyr also provides value by reducing the </w:t>
      </w:r>
      <w:r w:rsidRPr="006F7214">
        <w:rPr>
          <w:rFonts w:ascii="Arial" w:hAnsi="Arial" w:cs="Arial"/>
          <w:b/>
          <w:bCs/>
        </w:rPr>
        <w:t>workload</w:t>
      </w:r>
      <w:r w:rsidRPr="006F7214">
        <w:rPr>
          <w:rFonts w:ascii="Arial" w:hAnsi="Arial" w:cs="Arial"/>
        </w:rPr>
        <w:t xml:space="preserve"> of staff involved in inventory and procurement. Instead of manually checking stock records, reviewing supplier information, preparing purchase documents, writing supplier emails, updating reorder records, and creating summary reports one by one, Supplyr can handle these </w:t>
      </w:r>
      <w:r w:rsidRPr="006F7214">
        <w:rPr>
          <w:rFonts w:ascii="Arial" w:hAnsi="Arial" w:cs="Arial"/>
          <w:b/>
          <w:bCs/>
        </w:rPr>
        <w:t>repetitive tasks</w:t>
      </w:r>
      <w:r w:rsidRPr="006F7214">
        <w:rPr>
          <w:rFonts w:ascii="Arial" w:hAnsi="Arial" w:cs="Arial"/>
        </w:rPr>
        <w:t xml:space="preserve"> in a more organised workflow. This allows staff to spend less time on repetitive administrative work and more time on tasks that require </w:t>
      </w:r>
      <w:r w:rsidRPr="006F7214">
        <w:rPr>
          <w:rFonts w:ascii="Arial" w:hAnsi="Arial" w:cs="Arial"/>
          <w:b/>
          <w:bCs/>
        </w:rPr>
        <w:t>human judgement</w:t>
      </w:r>
      <w:r w:rsidRPr="006F7214">
        <w:rPr>
          <w:rFonts w:ascii="Arial" w:hAnsi="Arial" w:cs="Arial"/>
        </w:rPr>
        <w:t>, such as checking special supplier terms, handling urgent business issues, or reviewing unusual cases.</w:t>
      </w:r>
    </w:p>
    <w:p w14:paraId="7A01080C" w14:textId="77777777" w:rsidR="006F7214" w:rsidRPr="006F7214" w:rsidRDefault="006F7214" w:rsidP="006F7214">
      <w:pPr>
        <w:rPr>
          <w:rFonts w:ascii="Arial" w:hAnsi="Arial" w:cs="Arial"/>
        </w:rPr>
      </w:pPr>
      <w:r w:rsidRPr="006F7214">
        <w:rPr>
          <w:rFonts w:ascii="Arial" w:hAnsi="Arial" w:cs="Arial"/>
        </w:rPr>
        <w:t xml:space="preserve">Overall, Supplyr improves </w:t>
      </w:r>
      <w:r w:rsidRPr="006F7214">
        <w:rPr>
          <w:rFonts w:ascii="Arial" w:hAnsi="Arial" w:cs="Arial"/>
          <w:b/>
          <w:bCs/>
        </w:rPr>
        <w:t>productivity</w:t>
      </w:r>
      <w:r w:rsidRPr="006F7214">
        <w:rPr>
          <w:rFonts w:ascii="Arial" w:hAnsi="Arial" w:cs="Arial"/>
        </w:rPr>
        <w:t xml:space="preserve"> by making the reorder process more consistent, organised, and easier to track. It helps reduce delays in identifying low-stock products, lowers the chance of </w:t>
      </w:r>
      <w:r w:rsidRPr="006F7214">
        <w:rPr>
          <w:rFonts w:ascii="Arial" w:hAnsi="Arial" w:cs="Arial"/>
          <w:b/>
          <w:bCs/>
        </w:rPr>
        <w:t>duplicate reorder requests</w:t>
      </w:r>
      <w:r w:rsidRPr="006F7214">
        <w:rPr>
          <w:rFonts w:ascii="Arial" w:hAnsi="Arial" w:cs="Arial"/>
        </w:rPr>
        <w:t xml:space="preserve">, and improves record keeping by updating the reorder status and generating a summary report. By using MySQL, Python, Microsoft Word, Microsoft Outlook, and Microsoft Excel together, Supplyr supports a smoother </w:t>
      </w:r>
      <w:r w:rsidRPr="006F7214">
        <w:rPr>
          <w:rFonts w:ascii="Arial" w:hAnsi="Arial" w:cs="Arial"/>
          <w:b/>
          <w:bCs/>
        </w:rPr>
        <w:t>inventory and procurement process</w:t>
      </w:r>
      <w:r w:rsidRPr="006F7214">
        <w:rPr>
          <w:rFonts w:ascii="Arial" w:hAnsi="Arial" w:cs="Arial"/>
        </w:rPr>
        <w:t xml:space="preserve"> while </w:t>
      </w:r>
      <w:proofErr w:type="gramStart"/>
      <w:r w:rsidRPr="006F7214">
        <w:rPr>
          <w:rFonts w:ascii="Arial" w:hAnsi="Arial" w:cs="Arial"/>
        </w:rPr>
        <w:t>still keeping</w:t>
      </w:r>
      <w:proofErr w:type="gramEnd"/>
      <w:r w:rsidRPr="006F7214">
        <w:rPr>
          <w:rFonts w:ascii="Arial" w:hAnsi="Arial" w:cs="Arial"/>
        </w:rPr>
        <w:t xml:space="preserve"> the final business decision understandable and traceable for staff.</w:t>
      </w:r>
    </w:p>
    <w:p w14:paraId="74FF78B3" w14:textId="149EA6A1" w:rsidR="000C6EAF" w:rsidRPr="00C70272" w:rsidRDefault="000C6EAF" w:rsidP="006F7214">
      <w:pPr>
        <w:rPr>
          <w:rFonts w:ascii="Arial" w:hAnsi="Arial" w:cs="Arial"/>
          <w:b/>
          <w:bCs/>
          <w:color w:val="0E2841" w:themeColor="text2"/>
          <w:sz w:val="32"/>
          <w:szCs w:val="32"/>
        </w:rPr>
      </w:pPr>
      <w:r w:rsidRPr="00C70272">
        <w:rPr>
          <w:rFonts w:ascii="Arial" w:hAnsi="Arial" w:cs="Arial"/>
          <w:b/>
          <w:bCs/>
          <w:color w:val="0E2841" w:themeColor="text2"/>
          <w:sz w:val="32"/>
          <w:szCs w:val="32"/>
        </w:rPr>
        <w:t>Robot Category</w:t>
      </w:r>
    </w:p>
    <w:p w14:paraId="07C65A60" w14:textId="55A8DF17" w:rsidR="000C6EAF" w:rsidRDefault="000C6EAF" w:rsidP="000C6EAF">
      <w:pPr>
        <w:rPr>
          <w:rFonts w:ascii="Arial" w:hAnsi="Arial" w:cs="Arial"/>
          <w:b/>
          <w:bCs/>
        </w:rPr>
      </w:pPr>
      <w:r w:rsidRPr="009D507B">
        <w:rPr>
          <w:rFonts w:ascii="Arial" w:hAnsi="Arial" w:cs="Arial"/>
          <w:b/>
          <w:bCs/>
        </w:rPr>
        <w:t>Unattended</w:t>
      </w:r>
    </w:p>
    <w:p w14:paraId="2BB59500" w14:textId="6157C06E" w:rsidR="009D507B" w:rsidRPr="009D507B" w:rsidRDefault="009D507B" w:rsidP="000C6EAF">
      <w:pPr>
        <w:rPr>
          <w:rFonts w:ascii="Arial" w:hAnsi="Arial" w:cs="Arial"/>
          <w:b/>
          <w:bCs/>
        </w:rPr>
      </w:pPr>
      <w:r>
        <w:rPr>
          <w:rFonts w:ascii="Arial" w:hAnsi="Arial" w:cs="Arial"/>
          <w:b/>
          <w:bCs/>
        </w:rPr>
        <w:t xml:space="preserve">Supplyr </w:t>
      </w:r>
      <w:r w:rsidRPr="009D507B">
        <w:rPr>
          <w:rFonts w:ascii="Arial" w:hAnsi="Arial" w:cs="Arial"/>
        </w:rPr>
        <w:t xml:space="preserve">will be </w:t>
      </w:r>
      <w:proofErr w:type="gramStart"/>
      <w:r w:rsidRPr="009D507B">
        <w:rPr>
          <w:rFonts w:ascii="Arial" w:hAnsi="Arial" w:cs="Arial"/>
        </w:rPr>
        <w:t>a</w:t>
      </w:r>
      <w:proofErr w:type="gramEnd"/>
      <w:r>
        <w:rPr>
          <w:rFonts w:ascii="Arial" w:hAnsi="Arial" w:cs="Arial"/>
        </w:rPr>
        <w:t xml:space="preserve"> unattended robot as the process can run without staff having to control every step. The robot can be scheduled to run at a fixed time, such as once every morning or at the end of each working day</w:t>
      </w:r>
      <w:r w:rsidR="000A000E">
        <w:rPr>
          <w:rFonts w:ascii="Arial" w:hAnsi="Arial" w:cs="Arial"/>
        </w:rPr>
        <w:t xml:space="preserve">, when the latest inventory data has been updated. This is suitable as </w:t>
      </w:r>
      <w:r w:rsidR="00A60920">
        <w:rPr>
          <w:rFonts w:ascii="Arial" w:hAnsi="Arial" w:cs="Arial"/>
        </w:rPr>
        <w:t>the robot only requires staff to review final output or any records that were skipped due to missing information.</w:t>
      </w:r>
    </w:p>
    <w:p w14:paraId="63C4147F" w14:textId="77777777" w:rsidR="000C6EAF" w:rsidRPr="00CD4924" w:rsidRDefault="000C6EAF" w:rsidP="000C6EAF">
      <w:pPr>
        <w:rPr>
          <w:rFonts w:ascii="Arial" w:hAnsi="Arial" w:cs="Arial"/>
        </w:rPr>
      </w:pPr>
    </w:p>
    <w:p w14:paraId="20FFCD1D" w14:textId="77777777" w:rsidR="000C6EAF" w:rsidRPr="00C70272" w:rsidRDefault="000C6EAF" w:rsidP="00754F2F">
      <w:pPr>
        <w:pStyle w:val="Heading3"/>
        <w:rPr>
          <w:rFonts w:ascii="Arial" w:hAnsi="Arial" w:cs="Arial"/>
          <w:b/>
          <w:bCs/>
          <w:color w:val="0E2841" w:themeColor="text2"/>
          <w:sz w:val="32"/>
          <w:szCs w:val="32"/>
        </w:rPr>
      </w:pPr>
      <w:r w:rsidRPr="00C70272">
        <w:rPr>
          <w:rFonts w:ascii="Arial" w:hAnsi="Arial" w:cs="Arial"/>
          <w:b/>
          <w:bCs/>
          <w:color w:val="0E2841" w:themeColor="text2"/>
          <w:sz w:val="32"/>
          <w:szCs w:val="32"/>
        </w:rPr>
        <w:t>Current Scenario</w:t>
      </w:r>
    </w:p>
    <w:p w14:paraId="5A4DF050" w14:textId="77777777" w:rsidR="001002DE" w:rsidRPr="001002DE" w:rsidRDefault="001002DE" w:rsidP="001002DE">
      <w:pPr>
        <w:rPr>
          <w:rFonts w:ascii="Arial" w:hAnsi="Arial" w:cs="Arial"/>
        </w:rPr>
      </w:pPr>
      <w:r w:rsidRPr="001002DE">
        <w:rPr>
          <w:rFonts w:ascii="Arial" w:hAnsi="Arial" w:cs="Arial"/>
        </w:rPr>
        <w:t xml:space="preserve">Currently, small and medium-sized retail businesses handle </w:t>
      </w:r>
      <w:r w:rsidRPr="001002DE">
        <w:rPr>
          <w:rFonts w:ascii="Arial" w:hAnsi="Arial" w:cs="Arial"/>
          <w:b/>
          <w:bCs/>
        </w:rPr>
        <w:t>inventory and procurement tasks</w:t>
      </w:r>
      <w:r w:rsidRPr="001002DE">
        <w:rPr>
          <w:rFonts w:ascii="Arial" w:hAnsi="Arial" w:cs="Arial"/>
        </w:rPr>
        <w:t xml:space="preserve"> manually using a combination of inventory records, supplier information, purchase documents, email communication, and summary reports. When stock needs to be checked, staff </w:t>
      </w:r>
      <w:proofErr w:type="gramStart"/>
      <w:r w:rsidRPr="001002DE">
        <w:rPr>
          <w:rFonts w:ascii="Arial" w:hAnsi="Arial" w:cs="Arial"/>
        </w:rPr>
        <w:t>have to</w:t>
      </w:r>
      <w:proofErr w:type="gramEnd"/>
      <w:r w:rsidRPr="001002DE">
        <w:rPr>
          <w:rFonts w:ascii="Arial" w:hAnsi="Arial" w:cs="Arial"/>
        </w:rPr>
        <w:t xml:space="preserve"> move between different records and applications to confirm product details, decide whether an item should be reordered, contact suppliers, and update the necessary records. This can become inefficient when many products need to be checked, especially if the business has limited manpower.</w:t>
      </w:r>
    </w:p>
    <w:p w14:paraId="7B091549" w14:textId="77777777" w:rsidR="001002DE" w:rsidRPr="001002DE" w:rsidRDefault="001002DE" w:rsidP="001002DE">
      <w:pPr>
        <w:rPr>
          <w:rFonts w:ascii="Arial" w:hAnsi="Arial" w:cs="Arial"/>
        </w:rPr>
      </w:pPr>
      <w:r w:rsidRPr="001002DE">
        <w:rPr>
          <w:rFonts w:ascii="Arial" w:hAnsi="Arial" w:cs="Arial"/>
        </w:rPr>
        <w:t>The current process also depends heavily on staff updating records properly. If a reorder request is not recorded clearly, other staff may not know whether the product has already been requested. This may cause confusion, delayed restocking, or repeated ordering. Therefore, the current manual process can take up staff time and may create errors if information is missed or updated late.</w:t>
      </w:r>
    </w:p>
    <w:p w14:paraId="10CCD23D" w14:textId="77777777" w:rsidR="00E04591" w:rsidRDefault="00E04591" w:rsidP="00E04591">
      <w:pPr>
        <w:pStyle w:val="Heading3"/>
      </w:pPr>
      <w:r>
        <w:t>Current Manual Steps</w:t>
      </w:r>
    </w:p>
    <w:p w14:paraId="64CB59C6" w14:textId="103B88C8" w:rsidR="007779DA" w:rsidRDefault="00E04591" w:rsidP="007779DA">
      <w:pPr>
        <w:numPr>
          <w:ilvl w:val="0"/>
          <w:numId w:val="4"/>
        </w:numPr>
        <w:spacing w:before="100" w:beforeAutospacing="1" w:after="100" w:afterAutospacing="1" w:line="240" w:lineRule="auto"/>
      </w:pPr>
      <w:r>
        <w:rPr>
          <w:rStyle w:val="Strong"/>
        </w:rPr>
        <w:t>Inventory staff open the inventory records and check product stock levels.</w:t>
      </w:r>
      <w:r>
        <w:br/>
        <w:t xml:space="preserve">Staff first open the business’s inventory records to view the list of products and their current stock levels. This allows them to see how much stock is left for each product before deciding if any action is needed. </w:t>
      </w:r>
    </w:p>
    <w:p w14:paraId="77F2BD06" w14:textId="4A466831" w:rsidR="007779DA" w:rsidRDefault="007779DA" w:rsidP="00CE3F8D">
      <w:pPr>
        <w:spacing w:before="100" w:beforeAutospacing="1" w:after="100" w:afterAutospacing="1" w:line="240" w:lineRule="auto"/>
        <w:ind w:left="720"/>
      </w:pPr>
    </w:p>
    <w:p w14:paraId="08B69861" w14:textId="6C81909B" w:rsidR="00CE3F8D" w:rsidRDefault="00E04591" w:rsidP="00CE3F8D">
      <w:pPr>
        <w:numPr>
          <w:ilvl w:val="0"/>
          <w:numId w:val="4"/>
        </w:numPr>
        <w:spacing w:before="100" w:beforeAutospacing="1" w:after="100" w:afterAutospacing="1" w:line="240" w:lineRule="auto"/>
      </w:pPr>
      <w:r>
        <w:rPr>
          <w:rStyle w:val="Strong"/>
        </w:rPr>
        <w:lastRenderedPageBreak/>
        <w:t>Staff compare the current stock level with the minimum stock level.</w:t>
      </w:r>
      <w:r>
        <w:br/>
        <w:t xml:space="preserve">Staff then compare each product’s current stock level against its minimum stock level. If the current stock is lower than the minimum stock level, the product may need to be reordered. </w:t>
      </w:r>
    </w:p>
    <w:p w14:paraId="761C41C8" w14:textId="77777777" w:rsidR="006635AA" w:rsidRDefault="006635AA" w:rsidP="006635AA">
      <w:pPr>
        <w:spacing w:before="100" w:beforeAutospacing="1" w:after="100" w:afterAutospacing="1" w:line="240" w:lineRule="auto"/>
      </w:pPr>
    </w:p>
    <w:p w14:paraId="024B320A" w14:textId="77777777" w:rsidR="00E04591" w:rsidRDefault="00E04591" w:rsidP="00E04591">
      <w:pPr>
        <w:numPr>
          <w:ilvl w:val="0"/>
          <w:numId w:val="4"/>
        </w:numPr>
        <w:spacing w:before="100" w:beforeAutospacing="1" w:after="100" w:afterAutospacing="1" w:line="240" w:lineRule="auto"/>
      </w:pPr>
      <w:r>
        <w:rPr>
          <w:rStyle w:val="Strong"/>
        </w:rPr>
        <w:t>Staff identify products that may require restocking.</w:t>
      </w:r>
      <w:r>
        <w:br/>
        <w:t xml:space="preserve">After checking the stock levels, staff identify which products are low in stock. They may also need to confirm product details, such as the product name, product ID, and reorder quantity, before moving on to supplier checking. </w:t>
      </w:r>
    </w:p>
    <w:p w14:paraId="56606846" w14:textId="77777777" w:rsidR="00CE3F8D" w:rsidRDefault="00CE3F8D" w:rsidP="00CE3F8D">
      <w:pPr>
        <w:spacing w:before="100" w:beforeAutospacing="1" w:after="100" w:afterAutospacing="1" w:line="240" w:lineRule="auto"/>
        <w:ind w:left="720"/>
      </w:pPr>
    </w:p>
    <w:p w14:paraId="19CB59D0" w14:textId="77777777" w:rsidR="00E04591" w:rsidRDefault="00E04591" w:rsidP="00E04591">
      <w:pPr>
        <w:numPr>
          <w:ilvl w:val="0"/>
          <w:numId w:val="4"/>
        </w:numPr>
        <w:spacing w:before="100" w:beforeAutospacing="1" w:after="100" w:afterAutospacing="1" w:line="240" w:lineRule="auto"/>
      </w:pPr>
      <w:r>
        <w:rPr>
          <w:rStyle w:val="Strong"/>
        </w:rPr>
        <w:t>Staff check supplier information for the selected products.</w:t>
      </w:r>
      <w:r>
        <w:br/>
        <w:t xml:space="preserve">Staff look through supplier information to find the supplier company linked to the product. This may include checking the </w:t>
      </w:r>
      <w:proofErr w:type="gramStart"/>
      <w:r>
        <w:t>supplier</w:t>
      </w:r>
      <w:proofErr w:type="gramEnd"/>
      <w:r>
        <w:t xml:space="preserve"> name, email address, unit price, available quantity, and delivery details. </w:t>
      </w:r>
    </w:p>
    <w:p w14:paraId="0048C7FE" w14:textId="77777777" w:rsidR="00CE3F8D" w:rsidRDefault="00CE3F8D" w:rsidP="00CE3F8D">
      <w:pPr>
        <w:spacing w:before="100" w:beforeAutospacing="1" w:after="100" w:afterAutospacing="1" w:line="240" w:lineRule="auto"/>
      </w:pPr>
    </w:p>
    <w:p w14:paraId="2941528A" w14:textId="77777777" w:rsidR="00E04591" w:rsidRDefault="00E04591" w:rsidP="00E04591">
      <w:pPr>
        <w:numPr>
          <w:ilvl w:val="0"/>
          <w:numId w:val="4"/>
        </w:numPr>
        <w:spacing w:before="100" w:beforeAutospacing="1" w:after="100" w:afterAutospacing="1" w:line="240" w:lineRule="auto"/>
      </w:pPr>
      <w:r>
        <w:rPr>
          <w:rStyle w:val="Strong"/>
        </w:rPr>
        <w:t>Procurement staff prepare the purchase-related document manually.</w:t>
      </w:r>
      <w:r>
        <w:br/>
        <w:t xml:space="preserve">Once the supplier and product details are confirmed, procurement staff manually prepare the purchase-related document. This document may include details such as the product ID, product name, quantity requested, unit price, estimated total cost, and supplier details. </w:t>
      </w:r>
    </w:p>
    <w:p w14:paraId="59780D1B" w14:textId="77777777" w:rsidR="00CE3F8D" w:rsidRDefault="00CE3F8D" w:rsidP="00CE3F8D">
      <w:pPr>
        <w:spacing w:before="100" w:beforeAutospacing="1" w:after="100" w:afterAutospacing="1" w:line="240" w:lineRule="auto"/>
        <w:ind w:left="720"/>
      </w:pPr>
    </w:p>
    <w:p w14:paraId="05CBDBDC" w14:textId="6696BD55" w:rsidR="00CE3F8D" w:rsidRDefault="00E04591" w:rsidP="00CE3F8D">
      <w:pPr>
        <w:numPr>
          <w:ilvl w:val="0"/>
          <w:numId w:val="4"/>
        </w:numPr>
        <w:spacing w:before="100" w:beforeAutospacing="1" w:after="100" w:afterAutospacing="1" w:line="240" w:lineRule="auto"/>
      </w:pPr>
      <w:r>
        <w:rPr>
          <w:rStyle w:val="Strong"/>
        </w:rPr>
        <w:t>Procurement staff write and send an email to the supplier company.</w:t>
      </w:r>
      <w:r>
        <w:br/>
        <w:t xml:space="preserve">Staff then manually write an email to the supplier company to request the stock replenishment. The purchase-related document may also need to be attached to the email before it is sent. </w:t>
      </w:r>
    </w:p>
    <w:p w14:paraId="1C4A1D19" w14:textId="77777777" w:rsidR="00CE3F8D" w:rsidRDefault="00CE3F8D" w:rsidP="00CE3F8D">
      <w:pPr>
        <w:spacing w:before="100" w:beforeAutospacing="1" w:after="100" w:afterAutospacing="1" w:line="240" w:lineRule="auto"/>
      </w:pPr>
    </w:p>
    <w:p w14:paraId="70F4165D" w14:textId="39C96349" w:rsidR="007779DA" w:rsidRDefault="00E04591" w:rsidP="007779DA">
      <w:pPr>
        <w:numPr>
          <w:ilvl w:val="0"/>
          <w:numId w:val="4"/>
        </w:numPr>
        <w:spacing w:before="100" w:beforeAutospacing="1" w:after="100" w:afterAutospacing="1" w:line="240" w:lineRule="auto"/>
      </w:pPr>
      <w:r>
        <w:rPr>
          <w:rStyle w:val="Strong"/>
        </w:rPr>
        <w:t>Staff update the inventory or reorder record to show that the item has been requested.</w:t>
      </w:r>
      <w:r>
        <w:br/>
        <w:t xml:space="preserve">After the supplier has been contacted, staff update the inventory or reorder records to show that a reorder request has been made. This is important so that other staff know the product has already been requested. </w:t>
      </w:r>
    </w:p>
    <w:p w14:paraId="2AA9D3C0" w14:textId="77777777" w:rsidR="00CE3F8D" w:rsidRDefault="00CE3F8D" w:rsidP="00CE3F8D">
      <w:pPr>
        <w:spacing w:before="100" w:beforeAutospacing="1" w:after="100" w:afterAutospacing="1" w:line="240" w:lineRule="auto"/>
      </w:pPr>
    </w:p>
    <w:p w14:paraId="62FE4985" w14:textId="6930780E" w:rsidR="0003435C" w:rsidRPr="00E04591" w:rsidRDefault="00E04591" w:rsidP="00E04591">
      <w:pPr>
        <w:numPr>
          <w:ilvl w:val="0"/>
          <w:numId w:val="4"/>
        </w:numPr>
        <w:spacing w:before="100" w:beforeAutospacing="1" w:after="100" w:afterAutospacing="1" w:line="240" w:lineRule="auto"/>
      </w:pPr>
      <w:r>
        <w:rPr>
          <w:rStyle w:val="Strong"/>
        </w:rPr>
        <w:t>Staff prepare a summary report and save the purchase document for future reference.</w:t>
      </w:r>
      <w:r>
        <w:br/>
        <w:t>Lastly, staff prepare a summary report to record the products checked, items selected for reorder, suppliers contacted, and purchase documents created. The purchase document is also saved for future reference and tracking.</w:t>
      </w:r>
    </w:p>
    <w:p w14:paraId="051A9063" w14:textId="77777777" w:rsidR="000C6EAF" w:rsidRPr="00CD4924" w:rsidRDefault="000C6EAF" w:rsidP="000C6EAF">
      <w:pPr>
        <w:rPr>
          <w:rFonts w:ascii="Arial" w:hAnsi="Arial" w:cs="Arial"/>
        </w:rPr>
      </w:pPr>
    </w:p>
    <w:p w14:paraId="3319FD82" w14:textId="77777777" w:rsidR="000C6EAF" w:rsidRPr="00C70272" w:rsidRDefault="000C6EAF" w:rsidP="00754F2F">
      <w:pPr>
        <w:pStyle w:val="Heading3"/>
        <w:rPr>
          <w:rFonts w:ascii="Arial" w:hAnsi="Arial" w:cs="Arial"/>
          <w:b/>
          <w:bCs/>
          <w:color w:val="0E2841" w:themeColor="text2"/>
          <w:sz w:val="32"/>
          <w:szCs w:val="32"/>
        </w:rPr>
      </w:pPr>
      <w:r w:rsidRPr="00C70272">
        <w:rPr>
          <w:rFonts w:ascii="Arial" w:hAnsi="Arial" w:cs="Arial"/>
          <w:b/>
          <w:bCs/>
          <w:color w:val="0E2841" w:themeColor="text2"/>
          <w:sz w:val="32"/>
          <w:szCs w:val="32"/>
        </w:rPr>
        <w:lastRenderedPageBreak/>
        <w:t>Automation Scenario</w:t>
      </w:r>
    </w:p>
    <w:p w14:paraId="3B0E3EE4" w14:textId="77777777" w:rsidR="009F000C" w:rsidRPr="009F000C" w:rsidRDefault="009F000C" w:rsidP="009F000C">
      <w:pPr>
        <w:rPr>
          <w:rFonts w:ascii="Arial" w:hAnsi="Arial" w:cs="Arial"/>
        </w:rPr>
      </w:pPr>
      <w:r w:rsidRPr="009F000C">
        <w:rPr>
          <w:rFonts w:ascii="Arial" w:hAnsi="Arial" w:cs="Arial"/>
        </w:rPr>
        <w:t xml:space="preserve">When </w:t>
      </w:r>
      <w:r w:rsidRPr="009F000C">
        <w:rPr>
          <w:rFonts w:ascii="Arial" w:hAnsi="Arial" w:cs="Arial"/>
          <w:b/>
          <w:bCs/>
        </w:rPr>
        <w:t>Supplyr</w:t>
      </w:r>
      <w:r w:rsidRPr="009F000C">
        <w:rPr>
          <w:rFonts w:ascii="Arial" w:hAnsi="Arial" w:cs="Arial"/>
        </w:rPr>
        <w:t xml:space="preserve"> is executed, the robot will automate the main inventory and procurement tasks using </w:t>
      </w:r>
      <w:r w:rsidRPr="009F000C">
        <w:rPr>
          <w:rFonts w:ascii="Arial" w:hAnsi="Arial" w:cs="Arial"/>
          <w:b/>
          <w:bCs/>
        </w:rPr>
        <w:t>MySQL Database, Python Script, Microsoft Word, Microsoft Outlook, and Excel/CSV</w:t>
      </w:r>
      <w:r w:rsidRPr="009F000C">
        <w:rPr>
          <w:rFonts w:ascii="Arial" w:hAnsi="Arial" w:cs="Arial"/>
        </w:rPr>
        <w:t>. Instead of staff manually checking stock records, preparing purchase documents, emailing suppliers, and creating summary reports, Supplyr will handle these repeated steps in a more organised workflow. This helps make the reorder process faster, clearer, and easier to track.</w:t>
      </w:r>
    </w:p>
    <w:p w14:paraId="2C8F802E" w14:textId="77777777" w:rsidR="009F000C" w:rsidRPr="009F000C" w:rsidRDefault="009F000C" w:rsidP="009F000C">
      <w:pPr>
        <w:rPr>
          <w:rFonts w:ascii="Arial" w:hAnsi="Arial" w:cs="Arial"/>
        </w:rPr>
      </w:pPr>
      <w:r w:rsidRPr="009F000C">
        <w:rPr>
          <w:rFonts w:ascii="Arial" w:hAnsi="Arial" w:cs="Arial"/>
        </w:rPr>
        <w:t>The robot will first retrieve inventory and supplier data from the MySQL database. It will then identify products that are below the minimum stock level and use a Python script to support the reorder decision. After that, Supplyr will prepare a formatted purchase order in Microsoft Word, send it to the selected supplier company through Microsoft Outlook, and create an Excel/CSV summary report for record keeping. If any required details are missing, such as supplier email, unit price, or available quantity, the robot will record the issue so staff can review it later.</w:t>
      </w:r>
    </w:p>
    <w:p w14:paraId="73F72F51" w14:textId="351A6AE6" w:rsidR="0096202F" w:rsidRPr="003B4A0F" w:rsidRDefault="0096202F" w:rsidP="003B4A0F">
      <w:pPr>
        <w:rPr>
          <w:rFonts w:ascii="Arial" w:hAnsi="Arial" w:cs="Arial"/>
          <w:b/>
          <w:bCs/>
        </w:rPr>
      </w:pPr>
      <w:r w:rsidRPr="0096202F">
        <w:rPr>
          <w:rFonts w:ascii="Arial" w:hAnsi="Arial" w:cs="Arial"/>
          <w:b/>
          <w:bCs/>
        </w:rPr>
        <w:t>Automation Steps</w:t>
      </w:r>
      <w:r w:rsidR="00FB6E50">
        <w:rPr>
          <w:rFonts w:ascii="Arial" w:hAnsi="Arial" w:cs="Arial"/>
          <w:b/>
          <w:bCs/>
        </w:rPr>
        <w:t>:</w:t>
      </w:r>
    </w:p>
    <w:p w14:paraId="2C09A12D" w14:textId="02C0ABA7" w:rsidR="007779DA" w:rsidRDefault="007779DA" w:rsidP="007779DA">
      <w:pPr>
        <w:pStyle w:val="ListParagraph"/>
        <w:numPr>
          <w:ilvl w:val="0"/>
          <w:numId w:val="2"/>
        </w:numPr>
        <w:rPr>
          <w:rFonts w:ascii="Arial" w:hAnsi="Arial" w:cs="Arial"/>
        </w:rPr>
      </w:pPr>
      <w:r w:rsidRPr="007779DA">
        <w:rPr>
          <w:rFonts w:ascii="Arial" w:hAnsi="Arial" w:cs="Arial"/>
          <w:b/>
          <w:bCs/>
        </w:rPr>
        <w:t>Supplyr connects to the MySQL database.</w:t>
      </w:r>
      <w:r w:rsidRPr="007779DA">
        <w:rPr>
          <w:rFonts w:ascii="Arial" w:hAnsi="Arial" w:cs="Arial"/>
        </w:rPr>
        <w:br/>
        <w:t xml:space="preserve">The robot starts by connecting to the MySQL database where inventory and supplier information is stored. This database contains important details such as product ID, product name, current stock level, minimum stock level, supplier name, supplier email, unit price, available quantity, and delivery time. </w:t>
      </w:r>
    </w:p>
    <w:p w14:paraId="1F7FA5E5" w14:textId="77777777" w:rsidR="00CE3F8D" w:rsidRPr="007779DA" w:rsidRDefault="00CE3F8D" w:rsidP="00CE3F8D">
      <w:pPr>
        <w:pStyle w:val="ListParagraph"/>
        <w:rPr>
          <w:rFonts w:ascii="Arial" w:hAnsi="Arial" w:cs="Arial"/>
        </w:rPr>
      </w:pPr>
    </w:p>
    <w:p w14:paraId="08790934" w14:textId="4F9DE51A" w:rsidR="007779DA" w:rsidRDefault="007779DA" w:rsidP="007779DA">
      <w:pPr>
        <w:pStyle w:val="ListParagraph"/>
        <w:numPr>
          <w:ilvl w:val="0"/>
          <w:numId w:val="2"/>
        </w:numPr>
        <w:rPr>
          <w:rFonts w:ascii="Arial" w:hAnsi="Arial" w:cs="Arial"/>
        </w:rPr>
      </w:pPr>
      <w:r w:rsidRPr="007779DA">
        <w:rPr>
          <w:rFonts w:ascii="Arial" w:hAnsi="Arial" w:cs="Arial"/>
          <w:b/>
          <w:bCs/>
        </w:rPr>
        <w:t>Supplyr retrieves inventory records and supplier information.</w:t>
      </w:r>
      <w:r w:rsidRPr="007779DA">
        <w:rPr>
          <w:rFonts w:ascii="Arial" w:hAnsi="Arial" w:cs="Arial"/>
        </w:rPr>
        <w:br/>
        <w:t xml:space="preserve">After connecting to the database, the robot retrieves the product and supplier records needed for checking. This allows Supplyr to access the latest available information before deciding which products need further action. </w:t>
      </w:r>
    </w:p>
    <w:p w14:paraId="0FBCBD0A" w14:textId="77777777" w:rsidR="007779DA" w:rsidRPr="007779DA" w:rsidRDefault="007779DA" w:rsidP="007779DA">
      <w:pPr>
        <w:pStyle w:val="ListParagraph"/>
        <w:rPr>
          <w:rFonts w:ascii="Arial" w:hAnsi="Arial" w:cs="Arial"/>
        </w:rPr>
      </w:pPr>
    </w:p>
    <w:p w14:paraId="2662B8CE" w14:textId="22AC1E8D" w:rsidR="007779DA" w:rsidRDefault="007779DA" w:rsidP="007779DA">
      <w:pPr>
        <w:pStyle w:val="ListParagraph"/>
        <w:numPr>
          <w:ilvl w:val="0"/>
          <w:numId w:val="2"/>
        </w:numPr>
        <w:rPr>
          <w:rFonts w:ascii="Arial" w:hAnsi="Arial" w:cs="Arial"/>
        </w:rPr>
      </w:pPr>
      <w:r w:rsidRPr="007779DA">
        <w:rPr>
          <w:rFonts w:ascii="Arial" w:hAnsi="Arial" w:cs="Arial"/>
          <w:b/>
          <w:bCs/>
        </w:rPr>
        <w:t>Supplyr compares each product’s current stock level with its minimum stock level.</w:t>
      </w:r>
      <w:r w:rsidRPr="007779DA">
        <w:rPr>
          <w:rFonts w:ascii="Arial" w:hAnsi="Arial" w:cs="Arial"/>
        </w:rPr>
        <w:br/>
        <w:t xml:space="preserve">The robot checks whether each product’s current stock level is lower than its minimum stock level. This helps the robot identify which products may require restocking without staff checking each record manually. </w:t>
      </w:r>
    </w:p>
    <w:p w14:paraId="01F2967D" w14:textId="77777777" w:rsidR="007779DA" w:rsidRPr="007779DA" w:rsidRDefault="007779DA" w:rsidP="007779DA">
      <w:pPr>
        <w:pStyle w:val="ListParagraph"/>
        <w:rPr>
          <w:rFonts w:ascii="Arial" w:hAnsi="Arial" w:cs="Arial"/>
        </w:rPr>
      </w:pPr>
    </w:p>
    <w:p w14:paraId="40F7EAAC" w14:textId="77777777" w:rsidR="007779DA" w:rsidRPr="007779DA" w:rsidRDefault="007779DA" w:rsidP="007779DA">
      <w:pPr>
        <w:pStyle w:val="ListParagraph"/>
        <w:rPr>
          <w:rFonts w:ascii="Arial" w:hAnsi="Arial" w:cs="Arial"/>
        </w:rPr>
      </w:pPr>
    </w:p>
    <w:p w14:paraId="3458710E" w14:textId="5D22A7B4" w:rsidR="007779DA" w:rsidRDefault="007779DA" w:rsidP="007779DA">
      <w:pPr>
        <w:pStyle w:val="ListParagraph"/>
        <w:numPr>
          <w:ilvl w:val="0"/>
          <w:numId w:val="2"/>
        </w:numPr>
        <w:rPr>
          <w:rFonts w:ascii="Arial" w:hAnsi="Arial" w:cs="Arial"/>
        </w:rPr>
      </w:pPr>
      <w:r w:rsidRPr="007779DA">
        <w:rPr>
          <w:rFonts w:ascii="Arial" w:hAnsi="Arial" w:cs="Arial"/>
          <w:b/>
          <w:bCs/>
        </w:rPr>
        <w:t>Products below the minimum stock level are identified as items that may need restocking.</w:t>
      </w:r>
      <w:r w:rsidRPr="007779DA">
        <w:rPr>
          <w:rFonts w:ascii="Arial" w:hAnsi="Arial" w:cs="Arial"/>
        </w:rPr>
        <w:br/>
        <w:t xml:space="preserve">If a product is below the minimum stock level, Supplyr marks it as a low-stock item. Products that still have enough stock will not proceed to the reorder stage. </w:t>
      </w:r>
    </w:p>
    <w:p w14:paraId="64D0A352" w14:textId="77777777" w:rsidR="007779DA" w:rsidRPr="007779DA" w:rsidRDefault="007779DA" w:rsidP="007779DA">
      <w:pPr>
        <w:pStyle w:val="ListParagraph"/>
        <w:rPr>
          <w:rFonts w:ascii="Arial" w:hAnsi="Arial" w:cs="Arial"/>
        </w:rPr>
      </w:pPr>
    </w:p>
    <w:p w14:paraId="3FF60518" w14:textId="24F30E31" w:rsidR="007779DA" w:rsidRDefault="007779DA" w:rsidP="007779DA">
      <w:pPr>
        <w:pStyle w:val="ListParagraph"/>
        <w:numPr>
          <w:ilvl w:val="0"/>
          <w:numId w:val="2"/>
        </w:numPr>
        <w:rPr>
          <w:rFonts w:ascii="Arial" w:hAnsi="Arial" w:cs="Arial"/>
        </w:rPr>
      </w:pPr>
      <w:r w:rsidRPr="007779DA">
        <w:rPr>
          <w:rFonts w:ascii="Arial" w:hAnsi="Arial" w:cs="Arial"/>
          <w:b/>
          <w:bCs/>
        </w:rPr>
        <w:t>The low-stock product and supplier data is passed into a Python script.</w:t>
      </w:r>
      <w:r w:rsidRPr="007779DA">
        <w:rPr>
          <w:rFonts w:ascii="Arial" w:hAnsi="Arial" w:cs="Arial"/>
        </w:rPr>
        <w:br/>
        <w:t xml:space="preserve">The robot sends the relevant product and supplier details into a Python script for further processing. This allows the reorder decision to be based on more than just the stock level. </w:t>
      </w:r>
    </w:p>
    <w:p w14:paraId="5D2E1234" w14:textId="77777777" w:rsidR="007779DA" w:rsidRPr="007779DA" w:rsidRDefault="007779DA" w:rsidP="007779DA">
      <w:pPr>
        <w:pStyle w:val="ListParagraph"/>
        <w:rPr>
          <w:rFonts w:ascii="Arial" w:hAnsi="Arial" w:cs="Arial"/>
        </w:rPr>
      </w:pPr>
    </w:p>
    <w:p w14:paraId="7F54397B" w14:textId="77777777" w:rsidR="007779DA" w:rsidRPr="007779DA" w:rsidRDefault="007779DA" w:rsidP="007779DA">
      <w:pPr>
        <w:pStyle w:val="ListParagraph"/>
        <w:rPr>
          <w:rFonts w:ascii="Arial" w:hAnsi="Arial" w:cs="Arial"/>
        </w:rPr>
      </w:pPr>
    </w:p>
    <w:p w14:paraId="5C2E4FD8" w14:textId="66234BEA" w:rsidR="007779DA" w:rsidRDefault="007779DA" w:rsidP="007779DA">
      <w:pPr>
        <w:pStyle w:val="ListParagraph"/>
        <w:numPr>
          <w:ilvl w:val="0"/>
          <w:numId w:val="2"/>
        </w:numPr>
        <w:rPr>
          <w:rFonts w:ascii="Arial" w:hAnsi="Arial" w:cs="Arial"/>
        </w:rPr>
      </w:pPr>
      <w:r w:rsidRPr="007779DA">
        <w:rPr>
          <w:rFonts w:ascii="Arial" w:hAnsi="Arial" w:cs="Arial"/>
          <w:b/>
          <w:bCs/>
        </w:rPr>
        <w:t>The Python script calculates the reorder priority, estimated reorder cost, and most suitable supplier.</w:t>
      </w:r>
      <w:r w:rsidRPr="007779DA">
        <w:rPr>
          <w:rFonts w:ascii="Arial" w:hAnsi="Arial" w:cs="Arial"/>
        </w:rPr>
        <w:br/>
        <w:t xml:space="preserve">The Python script uses factors such as stock shortage, supplier price, available quantity, and delivery time to decide which item should be prioritised and which </w:t>
      </w:r>
      <w:r w:rsidRPr="007779DA">
        <w:rPr>
          <w:rFonts w:ascii="Arial" w:hAnsi="Arial" w:cs="Arial"/>
        </w:rPr>
        <w:lastRenderedPageBreak/>
        <w:t xml:space="preserve">supplier is most suitable. It also calculates the estimated cost based on the reorder quantity and unit price. </w:t>
      </w:r>
    </w:p>
    <w:p w14:paraId="74EE3AF7" w14:textId="77777777" w:rsidR="007779DA" w:rsidRPr="007779DA" w:rsidRDefault="007779DA" w:rsidP="007779DA">
      <w:pPr>
        <w:pStyle w:val="ListParagraph"/>
        <w:rPr>
          <w:rFonts w:ascii="Arial" w:hAnsi="Arial" w:cs="Arial"/>
        </w:rPr>
      </w:pPr>
    </w:p>
    <w:p w14:paraId="77BA0169" w14:textId="2A707FE4" w:rsidR="007779DA" w:rsidRDefault="007779DA" w:rsidP="007779DA">
      <w:pPr>
        <w:pStyle w:val="ListParagraph"/>
        <w:numPr>
          <w:ilvl w:val="0"/>
          <w:numId w:val="2"/>
        </w:numPr>
        <w:rPr>
          <w:rFonts w:ascii="Arial" w:hAnsi="Arial" w:cs="Arial"/>
        </w:rPr>
      </w:pPr>
      <w:r w:rsidRPr="007779DA">
        <w:rPr>
          <w:rFonts w:ascii="Arial" w:hAnsi="Arial" w:cs="Arial"/>
          <w:b/>
          <w:bCs/>
        </w:rPr>
        <w:t>Supplyr updates the MySQL database with the reorder decision and latest status.</w:t>
      </w:r>
      <w:r w:rsidRPr="007779DA">
        <w:rPr>
          <w:rFonts w:ascii="Arial" w:hAnsi="Arial" w:cs="Arial"/>
        </w:rPr>
        <w:br/>
        <w:t xml:space="preserve">After the reorder details are confirmed, the robot updates the database to show that a reorder request has been prepared. This helps prevent confusion or repeated ordering because the reorder status is recorded clearly. </w:t>
      </w:r>
    </w:p>
    <w:p w14:paraId="7B3DE79F" w14:textId="77777777" w:rsidR="007779DA" w:rsidRPr="007779DA" w:rsidRDefault="007779DA" w:rsidP="007779DA">
      <w:pPr>
        <w:pStyle w:val="ListParagraph"/>
        <w:rPr>
          <w:rFonts w:ascii="Arial" w:hAnsi="Arial" w:cs="Arial"/>
        </w:rPr>
      </w:pPr>
    </w:p>
    <w:p w14:paraId="5D8610C3" w14:textId="77777777" w:rsidR="007779DA" w:rsidRPr="007779DA" w:rsidRDefault="007779DA" w:rsidP="007779DA">
      <w:pPr>
        <w:pStyle w:val="ListParagraph"/>
        <w:rPr>
          <w:rFonts w:ascii="Arial" w:hAnsi="Arial" w:cs="Arial"/>
        </w:rPr>
      </w:pPr>
    </w:p>
    <w:p w14:paraId="35D50139" w14:textId="38D8981A" w:rsidR="007779DA" w:rsidRDefault="007779DA" w:rsidP="007779DA">
      <w:pPr>
        <w:pStyle w:val="ListParagraph"/>
        <w:numPr>
          <w:ilvl w:val="0"/>
          <w:numId w:val="2"/>
        </w:numPr>
        <w:rPr>
          <w:rFonts w:ascii="Arial" w:hAnsi="Arial" w:cs="Arial"/>
        </w:rPr>
      </w:pPr>
      <w:r w:rsidRPr="007779DA">
        <w:rPr>
          <w:rFonts w:ascii="Arial" w:hAnsi="Arial" w:cs="Arial"/>
          <w:b/>
          <w:bCs/>
        </w:rPr>
        <w:t>Supplyr generates a formatted draft purchase order using Microsoft Word.</w:t>
      </w:r>
      <w:r w:rsidRPr="007779DA">
        <w:rPr>
          <w:rFonts w:ascii="Arial" w:hAnsi="Arial" w:cs="Arial"/>
        </w:rPr>
        <w:br/>
        <w:t xml:space="preserve">The robot creates a draft purchase order document using Microsoft Word. The document includes details such as supplier company, product ID, product name, requested quantity, unit price, estimated total cost, and delivery request. </w:t>
      </w:r>
    </w:p>
    <w:p w14:paraId="0423A385" w14:textId="77777777" w:rsidR="007779DA" w:rsidRPr="007779DA" w:rsidRDefault="007779DA" w:rsidP="007779DA">
      <w:pPr>
        <w:pStyle w:val="ListParagraph"/>
        <w:rPr>
          <w:rFonts w:ascii="Arial" w:hAnsi="Arial" w:cs="Arial"/>
        </w:rPr>
      </w:pPr>
    </w:p>
    <w:p w14:paraId="479CA6B9" w14:textId="5F6C2CB4" w:rsidR="007779DA" w:rsidRDefault="007779DA" w:rsidP="007779DA">
      <w:pPr>
        <w:pStyle w:val="ListParagraph"/>
        <w:numPr>
          <w:ilvl w:val="0"/>
          <w:numId w:val="2"/>
        </w:numPr>
        <w:rPr>
          <w:rFonts w:ascii="Arial" w:hAnsi="Arial" w:cs="Arial"/>
        </w:rPr>
      </w:pPr>
      <w:r w:rsidRPr="007779DA">
        <w:rPr>
          <w:rFonts w:ascii="Arial" w:hAnsi="Arial" w:cs="Arial"/>
          <w:b/>
          <w:bCs/>
        </w:rPr>
        <w:t>Supplyr applies formatting to the Word document.</w:t>
      </w:r>
      <w:r w:rsidRPr="007779DA">
        <w:rPr>
          <w:rFonts w:ascii="Arial" w:hAnsi="Arial" w:cs="Arial"/>
        </w:rPr>
        <w:br/>
        <w:t xml:space="preserve">The purchase order is formatted with headings, adjusted font sizes, structured tables, and priority labels where needed. This makes the document clearer and more professional instead of being a plain text document. </w:t>
      </w:r>
    </w:p>
    <w:p w14:paraId="47FF0503" w14:textId="77777777" w:rsidR="007779DA" w:rsidRPr="007779DA" w:rsidRDefault="007779DA" w:rsidP="007779DA">
      <w:pPr>
        <w:pStyle w:val="ListParagraph"/>
        <w:rPr>
          <w:rFonts w:ascii="Arial" w:hAnsi="Arial" w:cs="Arial"/>
        </w:rPr>
      </w:pPr>
    </w:p>
    <w:p w14:paraId="7A0FB77C" w14:textId="77777777" w:rsidR="007779DA" w:rsidRPr="007779DA" w:rsidRDefault="007779DA" w:rsidP="007779DA">
      <w:pPr>
        <w:pStyle w:val="ListParagraph"/>
        <w:rPr>
          <w:rFonts w:ascii="Arial" w:hAnsi="Arial" w:cs="Arial"/>
        </w:rPr>
      </w:pPr>
    </w:p>
    <w:p w14:paraId="5FB4D7D4" w14:textId="243C4D6A" w:rsidR="007779DA" w:rsidRDefault="007779DA" w:rsidP="007779DA">
      <w:pPr>
        <w:pStyle w:val="ListParagraph"/>
        <w:numPr>
          <w:ilvl w:val="0"/>
          <w:numId w:val="2"/>
        </w:numPr>
        <w:rPr>
          <w:rFonts w:ascii="Arial" w:hAnsi="Arial" w:cs="Arial"/>
        </w:rPr>
      </w:pPr>
      <w:r w:rsidRPr="007779DA">
        <w:rPr>
          <w:rFonts w:ascii="Arial" w:hAnsi="Arial" w:cs="Arial"/>
          <w:b/>
          <w:bCs/>
        </w:rPr>
        <w:t>Supplyr opens Microsoft Outlook and prepares an email to the selected supplier company.</w:t>
      </w:r>
      <w:r w:rsidRPr="007779DA">
        <w:rPr>
          <w:rFonts w:ascii="Arial" w:hAnsi="Arial" w:cs="Arial"/>
        </w:rPr>
        <w:br/>
        <w:t xml:space="preserve">The robot creates an email addressed to the selected supplier company. The email includes a short reorder request message explaining that the business would like to request stock replenishment. </w:t>
      </w:r>
    </w:p>
    <w:p w14:paraId="0D881ACC" w14:textId="77777777" w:rsidR="007779DA" w:rsidRPr="007779DA" w:rsidRDefault="007779DA" w:rsidP="007779DA">
      <w:pPr>
        <w:pStyle w:val="ListParagraph"/>
        <w:rPr>
          <w:rFonts w:ascii="Arial" w:hAnsi="Arial" w:cs="Arial"/>
        </w:rPr>
      </w:pPr>
    </w:p>
    <w:p w14:paraId="37C8CAF0" w14:textId="1D1DA756" w:rsidR="007779DA" w:rsidRDefault="007779DA" w:rsidP="007779DA">
      <w:pPr>
        <w:pStyle w:val="ListParagraph"/>
        <w:numPr>
          <w:ilvl w:val="0"/>
          <w:numId w:val="2"/>
        </w:numPr>
        <w:rPr>
          <w:rFonts w:ascii="Arial" w:hAnsi="Arial" w:cs="Arial"/>
        </w:rPr>
      </w:pPr>
      <w:r w:rsidRPr="007779DA">
        <w:rPr>
          <w:rFonts w:ascii="Arial" w:hAnsi="Arial" w:cs="Arial"/>
          <w:b/>
          <w:bCs/>
        </w:rPr>
        <w:t>Supplyr attaches the generated purchase order document to the email.</w:t>
      </w:r>
      <w:r w:rsidRPr="007779DA">
        <w:rPr>
          <w:rFonts w:ascii="Arial" w:hAnsi="Arial" w:cs="Arial"/>
        </w:rPr>
        <w:br/>
        <w:t xml:space="preserve">The formatted Word purchase order is attached to the email before it is sent. This ensures the supplier receives the full product and order details in a proper document. </w:t>
      </w:r>
    </w:p>
    <w:p w14:paraId="4074527D" w14:textId="77777777" w:rsidR="007779DA" w:rsidRPr="007779DA" w:rsidRDefault="007779DA" w:rsidP="007779DA">
      <w:pPr>
        <w:pStyle w:val="ListParagraph"/>
        <w:rPr>
          <w:rFonts w:ascii="Arial" w:hAnsi="Arial" w:cs="Arial"/>
        </w:rPr>
      </w:pPr>
    </w:p>
    <w:p w14:paraId="6A5B024E" w14:textId="77777777" w:rsidR="007779DA" w:rsidRPr="007779DA" w:rsidRDefault="007779DA" w:rsidP="007779DA">
      <w:pPr>
        <w:pStyle w:val="ListParagraph"/>
        <w:rPr>
          <w:rFonts w:ascii="Arial" w:hAnsi="Arial" w:cs="Arial"/>
        </w:rPr>
      </w:pPr>
    </w:p>
    <w:p w14:paraId="2D1E3ABF" w14:textId="1271E0A6" w:rsidR="007779DA" w:rsidRDefault="007779DA" w:rsidP="007779DA">
      <w:pPr>
        <w:pStyle w:val="ListParagraph"/>
        <w:numPr>
          <w:ilvl w:val="0"/>
          <w:numId w:val="2"/>
        </w:numPr>
        <w:rPr>
          <w:rFonts w:ascii="Arial" w:hAnsi="Arial" w:cs="Arial"/>
        </w:rPr>
      </w:pPr>
      <w:r w:rsidRPr="007779DA">
        <w:rPr>
          <w:rFonts w:ascii="Arial" w:hAnsi="Arial" w:cs="Arial"/>
          <w:b/>
          <w:bCs/>
        </w:rPr>
        <w:t>Supplyr sends the email to the supplier company.</w:t>
      </w:r>
      <w:r w:rsidRPr="007779DA">
        <w:rPr>
          <w:rFonts w:ascii="Arial" w:hAnsi="Arial" w:cs="Arial"/>
        </w:rPr>
        <w:br/>
        <w:t xml:space="preserve">The robot sends the email through Microsoft Outlook to request stock replenishment from the supplier company. This reduces the need for staff to manually write and send repeated supplier emails. </w:t>
      </w:r>
    </w:p>
    <w:p w14:paraId="0E116078" w14:textId="77777777" w:rsidR="007779DA" w:rsidRPr="007779DA" w:rsidRDefault="007779DA" w:rsidP="007779DA">
      <w:pPr>
        <w:pStyle w:val="ListParagraph"/>
        <w:rPr>
          <w:rFonts w:ascii="Arial" w:hAnsi="Arial" w:cs="Arial"/>
        </w:rPr>
      </w:pPr>
    </w:p>
    <w:p w14:paraId="29C122A4" w14:textId="1F962C71" w:rsidR="007779DA" w:rsidRPr="008873BD" w:rsidRDefault="007779DA" w:rsidP="008873BD">
      <w:pPr>
        <w:pStyle w:val="ListParagraph"/>
        <w:numPr>
          <w:ilvl w:val="0"/>
          <w:numId w:val="2"/>
        </w:numPr>
        <w:rPr>
          <w:rFonts w:ascii="Arial" w:hAnsi="Arial" w:cs="Arial"/>
        </w:rPr>
      </w:pPr>
      <w:r w:rsidRPr="007779DA">
        <w:rPr>
          <w:rFonts w:ascii="Arial" w:hAnsi="Arial" w:cs="Arial"/>
          <w:b/>
          <w:bCs/>
        </w:rPr>
        <w:t>Supplyr generates an Excel/CSV summary report for record keeping.</w:t>
      </w:r>
      <w:r w:rsidRPr="007779DA">
        <w:rPr>
          <w:rFonts w:ascii="Arial" w:hAnsi="Arial" w:cs="Arial"/>
        </w:rPr>
        <w:br/>
        <w:t xml:space="preserve">After processing the reorder requests, the robot creates a summary report showing the products checked, items selected for reorder, suppliers contacted, estimated costs, and purchase order status. </w:t>
      </w:r>
    </w:p>
    <w:p w14:paraId="054E5936" w14:textId="77777777" w:rsidR="007779DA" w:rsidRPr="007779DA" w:rsidRDefault="007779DA" w:rsidP="007779DA">
      <w:pPr>
        <w:pStyle w:val="ListParagraph"/>
        <w:rPr>
          <w:rFonts w:ascii="Arial" w:hAnsi="Arial" w:cs="Arial"/>
        </w:rPr>
      </w:pPr>
    </w:p>
    <w:p w14:paraId="4BD12CAA" w14:textId="0471BBD1" w:rsidR="0096202F" w:rsidRPr="009C5FF3" w:rsidRDefault="007779DA" w:rsidP="007779DA">
      <w:pPr>
        <w:pStyle w:val="ListParagraph"/>
        <w:numPr>
          <w:ilvl w:val="0"/>
          <w:numId w:val="2"/>
        </w:numPr>
        <w:rPr>
          <w:rFonts w:ascii="Arial" w:hAnsi="Arial" w:cs="Arial"/>
        </w:rPr>
      </w:pPr>
      <w:r w:rsidRPr="006635AA">
        <w:rPr>
          <w:rFonts w:ascii="Arial" w:hAnsi="Arial" w:cs="Arial"/>
          <w:b/>
          <w:bCs/>
        </w:rPr>
        <w:t xml:space="preserve">Supplyr </w:t>
      </w:r>
      <w:r w:rsidRPr="007779DA">
        <w:rPr>
          <w:rFonts w:ascii="Arial" w:hAnsi="Arial" w:cs="Arial"/>
          <w:b/>
          <w:bCs/>
        </w:rPr>
        <w:t>records skipped items or errors for staff review.</w:t>
      </w:r>
      <w:r w:rsidRPr="007779DA">
        <w:rPr>
          <w:rFonts w:ascii="Arial" w:hAnsi="Arial" w:cs="Arial"/>
        </w:rPr>
        <w:br/>
        <w:t>If any required information is missing, such as supplier email, unit price, or available quantity, Supplyr records the issue in the summary report. This allows staff to review problem records later instead of the whole process stopping completely.</w:t>
      </w:r>
    </w:p>
    <w:p w14:paraId="21DC6CB3" w14:textId="77777777" w:rsidR="000C6EAF" w:rsidRPr="00CD4924" w:rsidRDefault="000C6EAF" w:rsidP="000C6EAF">
      <w:pPr>
        <w:rPr>
          <w:rFonts w:ascii="Arial" w:hAnsi="Arial" w:cs="Arial"/>
        </w:rPr>
      </w:pPr>
    </w:p>
    <w:p w14:paraId="505B74DD" w14:textId="77777777" w:rsidR="000C6EAF" w:rsidRPr="00C70272" w:rsidRDefault="000C6EAF" w:rsidP="00754F2F">
      <w:pPr>
        <w:pStyle w:val="Heading3"/>
        <w:rPr>
          <w:rFonts w:ascii="Arial" w:hAnsi="Arial" w:cs="Arial"/>
          <w:b/>
          <w:bCs/>
          <w:color w:val="0E2841" w:themeColor="text2"/>
          <w:sz w:val="32"/>
          <w:szCs w:val="32"/>
        </w:rPr>
      </w:pPr>
      <w:r w:rsidRPr="00C70272">
        <w:rPr>
          <w:rFonts w:ascii="Arial" w:hAnsi="Arial" w:cs="Arial"/>
          <w:b/>
          <w:bCs/>
          <w:color w:val="0E2841" w:themeColor="text2"/>
          <w:sz w:val="32"/>
          <w:szCs w:val="32"/>
        </w:rPr>
        <w:t>Process Flow Chart</w:t>
      </w:r>
    </w:p>
    <w:p w14:paraId="5F9F10A9" w14:textId="77777777" w:rsidR="000C6EAF" w:rsidRDefault="000C6EAF" w:rsidP="000C6EAF">
      <w:pPr>
        <w:rPr>
          <w:rFonts w:ascii="Arial" w:hAnsi="Arial" w:cs="Arial"/>
        </w:rPr>
      </w:pPr>
      <w:r w:rsidRPr="00CD4924">
        <w:rPr>
          <w:rFonts w:ascii="Arial" w:hAnsi="Arial" w:cs="Arial"/>
        </w:rPr>
        <w:t>Flow chart to illustrate the process identified for automation.</w:t>
      </w:r>
    </w:p>
    <w:p w14:paraId="69ED7018" w14:textId="1DBA95C1" w:rsidR="00252169" w:rsidRPr="00CD4924" w:rsidRDefault="00252169" w:rsidP="000C6EAF">
      <w:pPr>
        <w:rPr>
          <w:rFonts w:ascii="Arial" w:hAnsi="Arial" w:cs="Arial"/>
        </w:rPr>
      </w:pPr>
      <w:r>
        <w:rPr>
          <w:rFonts w:ascii="Arial" w:hAnsi="Arial" w:cs="Arial"/>
          <w:noProof/>
        </w:rPr>
        <w:lastRenderedPageBreak/>
        <w:drawing>
          <wp:anchor distT="0" distB="0" distL="114300" distR="114300" simplePos="0" relativeHeight="251684864" behindDoc="0" locked="0" layoutInCell="1" allowOverlap="1" wp14:anchorId="0C86E7A5" wp14:editId="6E8B6C10">
            <wp:simplePos x="0" y="0"/>
            <wp:positionH relativeFrom="margin">
              <wp:align>center</wp:align>
            </wp:positionH>
            <wp:positionV relativeFrom="paragraph">
              <wp:posOffset>0</wp:posOffset>
            </wp:positionV>
            <wp:extent cx="3145536" cy="9665248"/>
            <wp:effectExtent l="0" t="0" r="0" b="0"/>
            <wp:wrapTopAndBottom/>
            <wp:docPr id="188415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5536" cy="96652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CA0B62" w14:textId="77777777" w:rsidR="000C6EAF" w:rsidRPr="00CD4924" w:rsidRDefault="000C6EAF" w:rsidP="000C6EAF">
      <w:pPr>
        <w:rPr>
          <w:rFonts w:ascii="Arial" w:hAnsi="Arial" w:cs="Arial"/>
        </w:rPr>
      </w:pPr>
    </w:p>
    <w:p w14:paraId="682B94A4" w14:textId="32A7C4C5" w:rsidR="002D7D31" w:rsidRDefault="000C6EAF" w:rsidP="000C6EAF">
      <w:pPr>
        <w:rPr>
          <w:rFonts w:ascii="Arial" w:hAnsi="Arial" w:cs="Arial"/>
        </w:rPr>
      </w:pPr>
      <w:r w:rsidRPr="00CD4924">
        <w:rPr>
          <w:rStyle w:val="Heading3Char"/>
          <w:rFonts w:ascii="Arial" w:hAnsi="Arial" w:cs="Arial"/>
        </w:rPr>
        <w:t>References</w:t>
      </w:r>
    </w:p>
    <w:p w14:paraId="6B47260C" w14:textId="36CD3C20" w:rsidR="002D7D31" w:rsidRDefault="002D7D31" w:rsidP="000C6EAF">
      <w:r w:rsidRPr="002D7D31">
        <w:rPr>
          <w:rFonts w:ascii="Arial" w:hAnsi="Arial" w:cs="Arial"/>
        </w:rPr>
        <w:t xml:space="preserve">International Labour Office. (2012). </w:t>
      </w:r>
      <w:r w:rsidRPr="002D7D31">
        <w:rPr>
          <w:rFonts w:ascii="Arial" w:hAnsi="Arial" w:cs="Arial"/>
          <w:i/>
          <w:iCs/>
        </w:rPr>
        <w:t>International Standard Classification of Occupations (ISCO-08)</w:t>
      </w:r>
      <w:r w:rsidRPr="002D7D31">
        <w:rPr>
          <w:rFonts w:ascii="Arial" w:hAnsi="Arial" w:cs="Arial"/>
        </w:rPr>
        <w:t>. Structure, group definitions and correspondence tables (Vol. 1). International Labour Organization.</w:t>
      </w:r>
      <w:r w:rsidR="00C222AF">
        <w:rPr>
          <w:rFonts w:ascii="Arial" w:hAnsi="Arial" w:cs="Arial"/>
        </w:rPr>
        <w:t xml:space="preserve"> (</w:t>
      </w:r>
      <w:hyperlink r:id="rId13" w:history="1">
        <w:r w:rsidR="00C222AF" w:rsidRPr="00C222AF">
          <w:rPr>
            <w:rStyle w:val="Hyperlink"/>
            <w:rFonts w:ascii="Arial" w:hAnsi="Arial" w:cs="Arial"/>
          </w:rPr>
          <w:t>https://ilostat.ilo.org/methods/concepts-and-definitions/classification-occupation/)</w:t>
        </w:r>
      </w:hyperlink>
    </w:p>
    <w:p w14:paraId="2904AF66" w14:textId="7718585C" w:rsidR="000D1FF6" w:rsidRDefault="000D1FF6" w:rsidP="000C6EAF">
      <w:pPr>
        <w:rPr>
          <w:rFonts w:ascii="Arial" w:hAnsi="Arial" w:cs="Arial"/>
        </w:rPr>
      </w:pPr>
      <w:r w:rsidRPr="000D1FF6">
        <w:rPr>
          <w:rFonts w:ascii="Arial" w:hAnsi="Arial" w:cs="Arial"/>
        </w:rPr>
        <w:t xml:space="preserve">Blue Yonder. (2023). </w:t>
      </w:r>
      <w:r w:rsidRPr="000D1FF6">
        <w:rPr>
          <w:rFonts w:ascii="Arial" w:hAnsi="Arial" w:cs="Arial"/>
          <w:i/>
          <w:iCs/>
        </w:rPr>
        <w:t>Retail Inventory Distortion Report</w:t>
      </w:r>
      <w:r w:rsidRPr="000D1FF6">
        <w:rPr>
          <w:rFonts w:ascii="Arial" w:hAnsi="Arial" w:cs="Arial"/>
        </w:rPr>
        <w:t>. Blue Yonder.</w:t>
      </w:r>
      <w:r w:rsidRPr="000D1FF6">
        <w:rPr>
          <w:rFonts w:ascii="Arial" w:hAnsi="Arial" w:cs="Arial"/>
        </w:rPr>
        <w:br/>
      </w:r>
      <w:hyperlink r:id="rId14" w:tgtFrame="_new" w:history="1">
        <w:r w:rsidRPr="000D1FF6">
          <w:rPr>
            <w:rStyle w:val="Hyperlink"/>
            <w:rFonts w:ascii="Arial" w:hAnsi="Arial" w:cs="Arial"/>
          </w:rPr>
          <w:t>https://blueyonder.com/resources/retail-inventory-distortion-report</w:t>
        </w:r>
      </w:hyperlink>
    </w:p>
    <w:p w14:paraId="5E3AA58B" w14:textId="24207BDC" w:rsidR="00783E5C" w:rsidRDefault="00783E5C" w:rsidP="000C6EAF">
      <w:r w:rsidRPr="00783E5C">
        <w:rPr>
          <w:rFonts w:ascii="Arial" w:hAnsi="Arial" w:cs="Arial"/>
        </w:rPr>
        <w:t xml:space="preserve">Armony, M., &amp; Plambeck, E. L. (2005). </w:t>
      </w:r>
      <w:r w:rsidRPr="00783E5C">
        <w:rPr>
          <w:rFonts w:ascii="Arial" w:hAnsi="Arial" w:cs="Arial"/>
          <w:i/>
          <w:iCs/>
        </w:rPr>
        <w:t>The impact of duplicate orders on demand estimation and capacity investment</w:t>
      </w:r>
      <w:r w:rsidRPr="00783E5C">
        <w:rPr>
          <w:rFonts w:ascii="Arial" w:hAnsi="Arial" w:cs="Arial"/>
        </w:rPr>
        <w:t>. Stanford Graduate School of Business.</w:t>
      </w:r>
      <w:r w:rsidRPr="00783E5C">
        <w:rPr>
          <w:rFonts w:ascii="Arial" w:hAnsi="Arial" w:cs="Arial"/>
        </w:rPr>
        <w:br/>
      </w:r>
      <w:hyperlink r:id="rId15" w:tgtFrame="_new" w:history="1">
        <w:r w:rsidRPr="00783E5C">
          <w:rPr>
            <w:rStyle w:val="Hyperlink"/>
            <w:rFonts w:ascii="Arial" w:hAnsi="Arial" w:cs="Arial"/>
          </w:rPr>
          <w:t>https://www.gsb.stanford.edu/faculty-research/working-papers/impact-duplicate-orders-demand-estimation-capacity-investment</w:t>
        </w:r>
      </w:hyperlink>
    </w:p>
    <w:p w14:paraId="3B420D0C" w14:textId="595CDC0E" w:rsidR="00D15460" w:rsidRDefault="00D15460" w:rsidP="000C6EAF">
      <w:pPr>
        <w:rPr>
          <w:rFonts w:ascii="Arial" w:hAnsi="Arial" w:cs="Arial"/>
        </w:rPr>
      </w:pPr>
      <w:r w:rsidRPr="00D15460">
        <w:rPr>
          <w:rFonts w:ascii="Arial" w:hAnsi="Arial" w:cs="Arial"/>
          <w:b/>
          <w:bCs/>
        </w:rPr>
        <w:t xml:space="preserve">NetSuite. (2024). </w:t>
      </w:r>
      <w:r w:rsidRPr="00D15460">
        <w:rPr>
          <w:rFonts w:ascii="Arial" w:hAnsi="Arial" w:cs="Arial"/>
          <w:b/>
          <w:bCs/>
          <w:i/>
          <w:iCs/>
        </w:rPr>
        <w:t>What Is Automated Inventory Management?</w:t>
      </w:r>
      <w:r w:rsidRPr="00D15460">
        <w:rPr>
          <w:rFonts w:ascii="Arial" w:hAnsi="Arial" w:cs="Arial"/>
        </w:rPr>
        <w:br/>
        <w:t>NetSuite explains that automated inventory management uses a data-driven approach, reducing guesswork and helping businesses avoid overstocks and stockouts.</w:t>
      </w:r>
      <w:r w:rsidR="009D01A4" w:rsidRPr="009D01A4">
        <w:t xml:space="preserve"> </w:t>
      </w:r>
      <w:hyperlink r:id="rId16" w:history="1">
        <w:r w:rsidR="009D01A4" w:rsidRPr="009D01A4">
          <w:rPr>
            <w:rStyle w:val="Hyperlink"/>
            <w:rFonts w:ascii="Arial" w:hAnsi="Arial" w:cs="Arial"/>
          </w:rPr>
          <w:t>https://www.netsuite.com/portal/resource/articles/inventory-management/automated-inventory-management.shtml?</w:t>
        </w:r>
      </w:hyperlink>
    </w:p>
    <w:p w14:paraId="2F3A8D2E" w14:textId="279E612C" w:rsidR="0017183F" w:rsidRDefault="0017183F" w:rsidP="000C6EAF">
      <w:r w:rsidRPr="0017183F">
        <w:rPr>
          <w:rFonts w:ascii="Arial" w:hAnsi="Arial" w:cs="Arial"/>
          <w:b/>
          <w:bCs/>
        </w:rPr>
        <w:t xml:space="preserve">BILL. (n.d.). </w:t>
      </w:r>
      <w:r w:rsidRPr="0017183F">
        <w:rPr>
          <w:rFonts w:ascii="Arial" w:hAnsi="Arial" w:cs="Arial"/>
          <w:b/>
          <w:bCs/>
          <w:i/>
          <w:iCs/>
        </w:rPr>
        <w:t>What Is a Purchase Order and How Does It Work?</w:t>
      </w:r>
      <w:r w:rsidRPr="0017183F">
        <w:rPr>
          <w:rFonts w:ascii="Arial" w:hAnsi="Arial" w:cs="Arial"/>
        </w:rPr>
        <w:br/>
        <w:t>This explains that a purchase order is an official document sent from a buyer to a seller to record the sale of products or services to be delivered later</w:t>
      </w:r>
      <w:r>
        <w:rPr>
          <w:rFonts w:ascii="Arial" w:hAnsi="Arial" w:cs="Arial"/>
        </w:rPr>
        <w:t>.</w:t>
      </w:r>
      <w:r w:rsidRPr="0017183F">
        <w:t xml:space="preserve"> </w:t>
      </w:r>
      <w:hyperlink r:id="rId17" w:history="1">
        <w:r w:rsidRPr="0017183F">
          <w:rPr>
            <w:rStyle w:val="Hyperlink"/>
            <w:rFonts w:ascii="Arial" w:hAnsi="Arial" w:cs="Arial"/>
          </w:rPr>
          <w:t>https://www.bill.com/learning/purchase-order?</w:t>
        </w:r>
      </w:hyperlink>
    </w:p>
    <w:p w14:paraId="77A2CA1B" w14:textId="49C49981" w:rsidR="00AC23A0" w:rsidRDefault="00AC23A0" w:rsidP="000C6EAF">
      <w:pPr>
        <w:rPr>
          <w:rFonts w:ascii="Arial" w:hAnsi="Arial" w:cs="Arial"/>
        </w:rPr>
      </w:pPr>
      <w:r w:rsidRPr="00AC23A0">
        <w:rPr>
          <w:rFonts w:ascii="Arial" w:hAnsi="Arial" w:cs="Arial"/>
        </w:rPr>
        <w:t xml:space="preserve">draw.io Ltd. (2025). </w:t>
      </w:r>
      <w:r w:rsidRPr="00AC23A0">
        <w:rPr>
          <w:rFonts w:ascii="Arial" w:hAnsi="Arial" w:cs="Arial"/>
          <w:i/>
          <w:iCs/>
        </w:rPr>
        <w:t>draw.io: Security-first diagramming for teams</w:t>
      </w:r>
      <w:r w:rsidRPr="00AC23A0">
        <w:rPr>
          <w:rFonts w:ascii="Arial" w:hAnsi="Arial" w:cs="Arial"/>
        </w:rPr>
        <w:t xml:space="preserve">. </w:t>
      </w:r>
      <w:hyperlink r:id="rId18" w:history="1">
        <w:r w:rsidR="00C060B3" w:rsidRPr="00A959C6">
          <w:rPr>
            <w:rStyle w:val="Hyperlink"/>
            <w:rFonts w:ascii="Arial" w:hAnsi="Arial" w:cs="Arial"/>
          </w:rPr>
          <w:t>https://www.drawio.com/</w:t>
        </w:r>
      </w:hyperlink>
    </w:p>
    <w:p w14:paraId="33557D75" w14:textId="77777777" w:rsidR="009D01A4" w:rsidRDefault="009D01A4" w:rsidP="000C6EAF">
      <w:pPr>
        <w:rPr>
          <w:rFonts w:ascii="Arial" w:hAnsi="Arial" w:cs="Arial"/>
        </w:rPr>
      </w:pPr>
    </w:p>
    <w:p w14:paraId="5C9B94C0" w14:textId="77777777" w:rsidR="00C222AF" w:rsidRDefault="00C222AF" w:rsidP="000C6EAF">
      <w:pPr>
        <w:rPr>
          <w:rFonts w:ascii="Arial" w:hAnsi="Arial" w:cs="Arial"/>
        </w:rPr>
      </w:pPr>
    </w:p>
    <w:p w14:paraId="26D9D76C" w14:textId="77777777" w:rsidR="00C222AF" w:rsidRDefault="00C222AF" w:rsidP="000C6EAF">
      <w:pPr>
        <w:rPr>
          <w:rFonts w:ascii="Arial" w:hAnsi="Arial" w:cs="Arial"/>
        </w:rPr>
      </w:pPr>
    </w:p>
    <w:p w14:paraId="1A96D049" w14:textId="77777777" w:rsidR="00C222AF" w:rsidRPr="00CD4924" w:rsidRDefault="00C222AF" w:rsidP="000C6EAF">
      <w:pPr>
        <w:rPr>
          <w:rFonts w:ascii="Arial" w:hAnsi="Arial" w:cs="Arial"/>
        </w:rPr>
      </w:pPr>
    </w:p>
    <w:sectPr w:rsidR="00C222AF" w:rsidRPr="00CD4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618F"/>
    <w:multiLevelType w:val="multilevel"/>
    <w:tmpl w:val="E062D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320EE"/>
    <w:multiLevelType w:val="multilevel"/>
    <w:tmpl w:val="290A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8412A"/>
    <w:multiLevelType w:val="hybridMultilevel"/>
    <w:tmpl w:val="37D2BF9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7CE3532A"/>
    <w:multiLevelType w:val="hybridMultilevel"/>
    <w:tmpl w:val="4ED47E1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513564939">
    <w:abstractNumId w:val="3"/>
  </w:num>
  <w:num w:numId="2" w16cid:durableId="1363358161">
    <w:abstractNumId w:val="2"/>
  </w:num>
  <w:num w:numId="3" w16cid:durableId="1895239118">
    <w:abstractNumId w:val="1"/>
  </w:num>
  <w:num w:numId="4" w16cid:durableId="17065616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CHONG (TP)">
    <w15:presenceInfo w15:providerId="AD" w15:userId="S::chongkt@TP.EDU.SG::d8aae822-b943-4f37-9b72-7581d42c47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566"/>
    <w:rsid w:val="0003435C"/>
    <w:rsid w:val="00041EA2"/>
    <w:rsid w:val="00051F0D"/>
    <w:rsid w:val="00055FC3"/>
    <w:rsid w:val="000619CB"/>
    <w:rsid w:val="00061BAB"/>
    <w:rsid w:val="000624E6"/>
    <w:rsid w:val="00067231"/>
    <w:rsid w:val="000849BD"/>
    <w:rsid w:val="000972FF"/>
    <w:rsid w:val="000A000E"/>
    <w:rsid w:val="000C6EAF"/>
    <w:rsid w:val="000D1FF6"/>
    <w:rsid w:val="000D26E4"/>
    <w:rsid w:val="001002DE"/>
    <w:rsid w:val="00124F59"/>
    <w:rsid w:val="001637C9"/>
    <w:rsid w:val="0017183F"/>
    <w:rsid w:val="00177512"/>
    <w:rsid w:val="001A63F2"/>
    <w:rsid w:val="001C1566"/>
    <w:rsid w:val="001C3123"/>
    <w:rsid w:val="001D4B45"/>
    <w:rsid w:val="001E747D"/>
    <w:rsid w:val="0021062E"/>
    <w:rsid w:val="00226129"/>
    <w:rsid w:val="00252169"/>
    <w:rsid w:val="0025398C"/>
    <w:rsid w:val="002745A2"/>
    <w:rsid w:val="0027744B"/>
    <w:rsid w:val="002C165E"/>
    <w:rsid w:val="002C1A8A"/>
    <w:rsid w:val="002C515D"/>
    <w:rsid w:val="002C6CBE"/>
    <w:rsid w:val="002D0E5B"/>
    <w:rsid w:val="002D4CB8"/>
    <w:rsid w:val="002D7D31"/>
    <w:rsid w:val="002E02AF"/>
    <w:rsid w:val="002E3970"/>
    <w:rsid w:val="00305BE4"/>
    <w:rsid w:val="00347AF5"/>
    <w:rsid w:val="00352DC9"/>
    <w:rsid w:val="003852BA"/>
    <w:rsid w:val="00395553"/>
    <w:rsid w:val="003A0E15"/>
    <w:rsid w:val="003A1F81"/>
    <w:rsid w:val="003A42B5"/>
    <w:rsid w:val="003B32BB"/>
    <w:rsid w:val="003B4A0F"/>
    <w:rsid w:val="003C4630"/>
    <w:rsid w:val="003C7814"/>
    <w:rsid w:val="003D2CB3"/>
    <w:rsid w:val="003E34EF"/>
    <w:rsid w:val="003F7C9D"/>
    <w:rsid w:val="0041401D"/>
    <w:rsid w:val="004424BE"/>
    <w:rsid w:val="004477C2"/>
    <w:rsid w:val="00456364"/>
    <w:rsid w:val="004655A5"/>
    <w:rsid w:val="00477717"/>
    <w:rsid w:val="00493A33"/>
    <w:rsid w:val="004D5C1D"/>
    <w:rsid w:val="0054001C"/>
    <w:rsid w:val="005526DE"/>
    <w:rsid w:val="005611D5"/>
    <w:rsid w:val="0057256E"/>
    <w:rsid w:val="00592C63"/>
    <w:rsid w:val="00596E55"/>
    <w:rsid w:val="005D3908"/>
    <w:rsid w:val="005E2032"/>
    <w:rsid w:val="005E371E"/>
    <w:rsid w:val="0060411D"/>
    <w:rsid w:val="00633CFF"/>
    <w:rsid w:val="00641AD8"/>
    <w:rsid w:val="00641B1A"/>
    <w:rsid w:val="00651E78"/>
    <w:rsid w:val="006635AA"/>
    <w:rsid w:val="0067545A"/>
    <w:rsid w:val="00694FAE"/>
    <w:rsid w:val="006A58B4"/>
    <w:rsid w:val="006D031B"/>
    <w:rsid w:val="006D32F8"/>
    <w:rsid w:val="006E61C7"/>
    <w:rsid w:val="006E7545"/>
    <w:rsid w:val="006F66AA"/>
    <w:rsid w:val="006F7214"/>
    <w:rsid w:val="00712EB5"/>
    <w:rsid w:val="007139A4"/>
    <w:rsid w:val="00714372"/>
    <w:rsid w:val="00754F2F"/>
    <w:rsid w:val="00755723"/>
    <w:rsid w:val="00772626"/>
    <w:rsid w:val="007779DA"/>
    <w:rsid w:val="00782878"/>
    <w:rsid w:val="00783E5C"/>
    <w:rsid w:val="0079191B"/>
    <w:rsid w:val="007A32B7"/>
    <w:rsid w:val="007C5627"/>
    <w:rsid w:val="007D6637"/>
    <w:rsid w:val="007F5C1C"/>
    <w:rsid w:val="008172DE"/>
    <w:rsid w:val="008372D6"/>
    <w:rsid w:val="00866027"/>
    <w:rsid w:val="008873BD"/>
    <w:rsid w:val="00892602"/>
    <w:rsid w:val="0089375C"/>
    <w:rsid w:val="008A1544"/>
    <w:rsid w:val="008A63A9"/>
    <w:rsid w:val="008C7C38"/>
    <w:rsid w:val="008F12DC"/>
    <w:rsid w:val="008F27A2"/>
    <w:rsid w:val="00921A2C"/>
    <w:rsid w:val="00921F46"/>
    <w:rsid w:val="00930145"/>
    <w:rsid w:val="00951E18"/>
    <w:rsid w:val="0096202F"/>
    <w:rsid w:val="0097156A"/>
    <w:rsid w:val="009C5FF3"/>
    <w:rsid w:val="009C7B1B"/>
    <w:rsid w:val="009D01A4"/>
    <w:rsid w:val="009D507B"/>
    <w:rsid w:val="009D779E"/>
    <w:rsid w:val="009F000C"/>
    <w:rsid w:val="00A23FB8"/>
    <w:rsid w:val="00A46FD3"/>
    <w:rsid w:val="00A60920"/>
    <w:rsid w:val="00A72CC6"/>
    <w:rsid w:val="00A84451"/>
    <w:rsid w:val="00A845E3"/>
    <w:rsid w:val="00A96EE2"/>
    <w:rsid w:val="00AA0303"/>
    <w:rsid w:val="00AA30E6"/>
    <w:rsid w:val="00AA57DA"/>
    <w:rsid w:val="00AB0A8D"/>
    <w:rsid w:val="00AB1EBC"/>
    <w:rsid w:val="00AC022C"/>
    <w:rsid w:val="00AC23A0"/>
    <w:rsid w:val="00AF0501"/>
    <w:rsid w:val="00AF0ED5"/>
    <w:rsid w:val="00AF2271"/>
    <w:rsid w:val="00AF6345"/>
    <w:rsid w:val="00AF719D"/>
    <w:rsid w:val="00B25839"/>
    <w:rsid w:val="00B30D92"/>
    <w:rsid w:val="00B50E42"/>
    <w:rsid w:val="00B51006"/>
    <w:rsid w:val="00B57D19"/>
    <w:rsid w:val="00B643DA"/>
    <w:rsid w:val="00B659CF"/>
    <w:rsid w:val="00B77B1B"/>
    <w:rsid w:val="00B82D03"/>
    <w:rsid w:val="00B920B9"/>
    <w:rsid w:val="00BA5096"/>
    <w:rsid w:val="00BB487E"/>
    <w:rsid w:val="00BC062F"/>
    <w:rsid w:val="00BC7AF7"/>
    <w:rsid w:val="00C060B3"/>
    <w:rsid w:val="00C222AF"/>
    <w:rsid w:val="00C426E7"/>
    <w:rsid w:val="00C61336"/>
    <w:rsid w:val="00C70272"/>
    <w:rsid w:val="00C805D2"/>
    <w:rsid w:val="00CB6610"/>
    <w:rsid w:val="00CB70BC"/>
    <w:rsid w:val="00CC3D84"/>
    <w:rsid w:val="00CC6DA6"/>
    <w:rsid w:val="00CD4924"/>
    <w:rsid w:val="00CE0DA8"/>
    <w:rsid w:val="00CE1144"/>
    <w:rsid w:val="00CE3F8D"/>
    <w:rsid w:val="00D15460"/>
    <w:rsid w:val="00D27BCC"/>
    <w:rsid w:val="00D31DB2"/>
    <w:rsid w:val="00D46D89"/>
    <w:rsid w:val="00D553CE"/>
    <w:rsid w:val="00D62E83"/>
    <w:rsid w:val="00D71B07"/>
    <w:rsid w:val="00D80EBA"/>
    <w:rsid w:val="00D902E4"/>
    <w:rsid w:val="00D91E0D"/>
    <w:rsid w:val="00D936A6"/>
    <w:rsid w:val="00D94B35"/>
    <w:rsid w:val="00D95390"/>
    <w:rsid w:val="00D97A76"/>
    <w:rsid w:val="00DA049C"/>
    <w:rsid w:val="00DC2514"/>
    <w:rsid w:val="00DC42A9"/>
    <w:rsid w:val="00DC7335"/>
    <w:rsid w:val="00DE524C"/>
    <w:rsid w:val="00E01C84"/>
    <w:rsid w:val="00E04591"/>
    <w:rsid w:val="00E30B81"/>
    <w:rsid w:val="00E34124"/>
    <w:rsid w:val="00E72234"/>
    <w:rsid w:val="00E91AD1"/>
    <w:rsid w:val="00E91B65"/>
    <w:rsid w:val="00EC506B"/>
    <w:rsid w:val="00F0497B"/>
    <w:rsid w:val="00F06F7D"/>
    <w:rsid w:val="00F17AC2"/>
    <w:rsid w:val="00F234A6"/>
    <w:rsid w:val="00F26596"/>
    <w:rsid w:val="00F64928"/>
    <w:rsid w:val="00F87758"/>
    <w:rsid w:val="00F87D6C"/>
    <w:rsid w:val="00FA3BEC"/>
    <w:rsid w:val="00FA6BDF"/>
    <w:rsid w:val="00FB172E"/>
    <w:rsid w:val="00FB6E50"/>
    <w:rsid w:val="00FB7CA9"/>
    <w:rsid w:val="00FC3D5A"/>
    <w:rsid w:val="00FE1990"/>
    <w:rsid w:val="00FF0A12"/>
    <w:rsid w:val="00FF71F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5D934"/>
  <w15:chartTrackingRefBased/>
  <w15:docId w15:val="{85D24189-54D9-41BC-A26B-32E16D277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1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1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15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15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566"/>
    <w:rPr>
      <w:rFonts w:eastAsiaTheme="majorEastAsia" w:cstheme="majorBidi"/>
      <w:color w:val="272727" w:themeColor="text1" w:themeTint="D8"/>
    </w:rPr>
  </w:style>
  <w:style w:type="paragraph" w:styleId="Title">
    <w:name w:val="Title"/>
    <w:basedOn w:val="Normal"/>
    <w:next w:val="Normal"/>
    <w:link w:val="TitleChar"/>
    <w:uiPriority w:val="10"/>
    <w:qFormat/>
    <w:rsid w:val="001C1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566"/>
    <w:pPr>
      <w:spacing w:before="160"/>
      <w:jc w:val="center"/>
    </w:pPr>
    <w:rPr>
      <w:i/>
      <w:iCs/>
      <w:color w:val="404040" w:themeColor="text1" w:themeTint="BF"/>
    </w:rPr>
  </w:style>
  <w:style w:type="character" w:customStyle="1" w:styleId="QuoteChar">
    <w:name w:val="Quote Char"/>
    <w:basedOn w:val="DefaultParagraphFont"/>
    <w:link w:val="Quote"/>
    <w:uiPriority w:val="29"/>
    <w:rsid w:val="001C1566"/>
    <w:rPr>
      <w:i/>
      <w:iCs/>
      <w:color w:val="404040" w:themeColor="text1" w:themeTint="BF"/>
    </w:rPr>
  </w:style>
  <w:style w:type="paragraph" w:styleId="ListParagraph">
    <w:name w:val="List Paragraph"/>
    <w:basedOn w:val="Normal"/>
    <w:uiPriority w:val="34"/>
    <w:qFormat/>
    <w:rsid w:val="001C1566"/>
    <w:pPr>
      <w:ind w:left="720"/>
      <w:contextualSpacing/>
    </w:pPr>
  </w:style>
  <w:style w:type="character" w:styleId="IntenseEmphasis">
    <w:name w:val="Intense Emphasis"/>
    <w:basedOn w:val="DefaultParagraphFont"/>
    <w:uiPriority w:val="21"/>
    <w:qFormat/>
    <w:rsid w:val="001C1566"/>
    <w:rPr>
      <w:i/>
      <w:iCs/>
      <w:color w:val="0F4761" w:themeColor="accent1" w:themeShade="BF"/>
    </w:rPr>
  </w:style>
  <w:style w:type="paragraph" w:styleId="IntenseQuote">
    <w:name w:val="Intense Quote"/>
    <w:basedOn w:val="Normal"/>
    <w:next w:val="Normal"/>
    <w:link w:val="IntenseQuoteChar"/>
    <w:uiPriority w:val="30"/>
    <w:qFormat/>
    <w:rsid w:val="001C1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566"/>
    <w:rPr>
      <w:i/>
      <w:iCs/>
      <w:color w:val="0F4761" w:themeColor="accent1" w:themeShade="BF"/>
    </w:rPr>
  </w:style>
  <w:style w:type="character" w:styleId="IntenseReference">
    <w:name w:val="Intense Reference"/>
    <w:basedOn w:val="DefaultParagraphFont"/>
    <w:uiPriority w:val="32"/>
    <w:qFormat/>
    <w:rsid w:val="001C1566"/>
    <w:rPr>
      <w:b/>
      <w:bCs/>
      <w:smallCaps/>
      <w:color w:val="0F4761" w:themeColor="accent1" w:themeShade="BF"/>
      <w:spacing w:val="5"/>
    </w:rPr>
  </w:style>
  <w:style w:type="character" w:styleId="CommentReference">
    <w:name w:val="annotation reference"/>
    <w:basedOn w:val="DefaultParagraphFont"/>
    <w:uiPriority w:val="99"/>
    <w:semiHidden/>
    <w:unhideWhenUsed/>
    <w:rsid w:val="00AA30E6"/>
    <w:rPr>
      <w:sz w:val="16"/>
      <w:szCs w:val="16"/>
    </w:rPr>
  </w:style>
  <w:style w:type="paragraph" w:styleId="CommentText">
    <w:name w:val="annotation text"/>
    <w:basedOn w:val="Normal"/>
    <w:link w:val="CommentTextChar"/>
    <w:uiPriority w:val="99"/>
    <w:unhideWhenUsed/>
    <w:rsid w:val="00AA30E6"/>
    <w:pPr>
      <w:spacing w:line="240" w:lineRule="auto"/>
    </w:pPr>
    <w:rPr>
      <w:sz w:val="20"/>
      <w:szCs w:val="20"/>
    </w:rPr>
  </w:style>
  <w:style w:type="character" w:customStyle="1" w:styleId="CommentTextChar">
    <w:name w:val="Comment Text Char"/>
    <w:basedOn w:val="DefaultParagraphFont"/>
    <w:link w:val="CommentText"/>
    <w:uiPriority w:val="99"/>
    <w:rsid w:val="00AA30E6"/>
    <w:rPr>
      <w:sz w:val="20"/>
      <w:szCs w:val="20"/>
    </w:rPr>
  </w:style>
  <w:style w:type="paragraph" w:styleId="CommentSubject">
    <w:name w:val="annotation subject"/>
    <w:basedOn w:val="CommentText"/>
    <w:next w:val="CommentText"/>
    <w:link w:val="CommentSubjectChar"/>
    <w:uiPriority w:val="99"/>
    <w:semiHidden/>
    <w:unhideWhenUsed/>
    <w:rsid w:val="00AA30E6"/>
    <w:rPr>
      <w:b/>
      <w:bCs/>
    </w:rPr>
  </w:style>
  <w:style w:type="character" w:customStyle="1" w:styleId="CommentSubjectChar">
    <w:name w:val="Comment Subject Char"/>
    <w:basedOn w:val="CommentTextChar"/>
    <w:link w:val="CommentSubject"/>
    <w:uiPriority w:val="99"/>
    <w:semiHidden/>
    <w:rsid w:val="00AA30E6"/>
    <w:rPr>
      <w:b/>
      <w:bCs/>
      <w:sz w:val="20"/>
      <w:szCs w:val="20"/>
    </w:rPr>
  </w:style>
  <w:style w:type="paragraph" w:styleId="Revision">
    <w:name w:val="Revision"/>
    <w:hidden/>
    <w:uiPriority w:val="99"/>
    <w:semiHidden/>
    <w:rsid w:val="00A46FD3"/>
    <w:pPr>
      <w:spacing w:after="0" w:line="240" w:lineRule="auto"/>
    </w:pPr>
  </w:style>
  <w:style w:type="paragraph" w:styleId="NormalWeb">
    <w:name w:val="Normal (Web)"/>
    <w:basedOn w:val="Normal"/>
    <w:uiPriority w:val="99"/>
    <w:semiHidden/>
    <w:unhideWhenUsed/>
    <w:rsid w:val="00B659CF"/>
    <w:rPr>
      <w:rFonts w:ascii="Times New Roman" w:hAnsi="Times New Roman" w:cs="Times New Roman"/>
      <w:sz w:val="24"/>
      <w:szCs w:val="24"/>
    </w:rPr>
  </w:style>
  <w:style w:type="character" w:styleId="Hyperlink">
    <w:name w:val="Hyperlink"/>
    <w:basedOn w:val="DefaultParagraphFont"/>
    <w:uiPriority w:val="99"/>
    <w:unhideWhenUsed/>
    <w:rsid w:val="00C222AF"/>
    <w:rPr>
      <w:color w:val="467886" w:themeColor="hyperlink"/>
      <w:u w:val="single"/>
    </w:rPr>
  </w:style>
  <w:style w:type="character" w:styleId="UnresolvedMention">
    <w:name w:val="Unresolved Mention"/>
    <w:basedOn w:val="DefaultParagraphFont"/>
    <w:uiPriority w:val="99"/>
    <w:semiHidden/>
    <w:unhideWhenUsed/>
    <w:rsid w:val="00C222AF"/>
    <w:rPr>
      <w:color w:val="605E5C"/>
      <w:shd w:val="clear" w:color="auto" w:fill="E1DFDD"/>
    </w:rPr>
  </w:style>
  <w:style w:type="character" w:styleId="Strong">
    <w:name w:val="Strong"/>
    <w:basedOn w:val="DefaultParagraphFont"/>
    <w:uiPriority w:val="22"/>
    <w:qFormat/>
    <w:rsid w:val="00E045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3094">
      <w:bodyDiv w:val="1"/>
      <w:marLeft w:val="0"/>
      <w:marRight w:val="0"/>
      <w:marTop w:val="0"/>
      <w:marBottom w:val="0"/>
      <w:divBdr>
        <w:top w:val="none" w:sz="0" w:space="0" w:color="auto"/>
        <w:left w:val="none" w:sz="0" w:space="0" w:color="auto"/>
        <w:bottom w:val="none" w:sz="0" w:space="0" w:color="auto"/>
        <w:right w:val="none" w:sz="0" w:space="0" w:color="auto"/>
      </w:divBdr>
    </w:div>
    <w:div w:id="30693814">
      <w:bodyDiv w:val="1"/>
      <w:marLeft w:val="0"/>
      <w:marRight w:val="0"/>
      <w:marTop w:val="0"/>
      <w:marBottom w:val="0"/>
      <w:divBdr>
        <w:top w:val="none" w:sz="0" w:space="0" w:color="auto"/>
        <w:left w:val="none" w:sz="0" w:space="0" w:color="auto"/>
        <w:bottom w:val="none" w:sz="0" w:space="0" w:color="auto"/>
        <w:right w:val="none" w:sz="0" w:space="0" w:color="auto"/>
      </w:divBdr>
    </w:div>
    <w:div w:id="145362988">
      <w:bodyDiv w:val="1"/>
      <w:marLeft w:val="0"/>
      <w:marRight w:val="0"/>
      <w:marTop w:val="0"/>
      <w:marBottom w:val="0"/>
      <w:divBdr>
        <w:top w:val="none" w:sz="0" w:space="0" w:color="auto"/>
        <w:left w:val="none" w:sz="0" w:space="0" w:color="auto"/>
        <w:bottom w:val="none" w:sz="0" w:space="0" w:color="auto"/>
        <w:right w:val="none" w:sz="0" w:space="0" w:color="auto"/>
      </w:divBdr>
    </w:div>
    <w:div w:id="152111132">
      <w:bodyDiv w:val="1"/>
      <w:marLeft w:val="0"/>
      <w:marRight w:val="0"/>
      <w:marTop w:val="0"/>
      <w:marBottom w:val="0"/>
      <w:divBdr>
        <w:top w:val="none" w:sz="0" w:space="0" w:color="auto"/>
        <w:left w:val="none" w:sz="0" w:space="0" w:color="auto"/>
        <w:bottom w:val="none" w:sz="0" w:space="0" w:color="auto"/>
        <w:right w:val="none" w:sz="0" w:space="0" w:color="auto"/>
      </w:divBdr>
    </w:div>
    <w:div w:id="279848934">
      <w:bodyDiv w:val="1"/>
      <w:marLeft w:val="0"/>
      <w:marRight w:val="0"/>
      <w:marTop w:val="0"/>
      <w:marBottom w:val="0"/>
      <w:divBdr>
        <w:top w:val="none" w:sz="0" w:space="0" w:color="auto"/>
        <w:left w:val="none" w:sz="0" w:space="0" w:color="auto"/>
        <w:bottom w:val="none" w:sz="0" w:space="0" w:color="auto"/>
        <w:right w:val="none" w:sz="0" w:space="0" w:color="auto"/>
      </w:divBdr>
    </w:div>
    <w:div w:id="355544635">
      <w:bodyDiv w:val="1"/>
      <w:marLeft w:val="0"/>
      <w:marRight w:val="0"/>
      <w:marTop w:val="0"/>
      <w:marBottom w:val="0"/>
      <w:divBdr>
        <w:top w:val="none" w:sz="0" w:space="0" w:color="auto"/>
        <w:left w:val="none" w:sz="0" w:space="0" w:color="auto"/>
        <w:bottom w:val="none" w:sz="0" w:space="0" w:color="auto"/>
        <w:right w:val="none" w:sz="0" w:space="0" w:color="auto"/>
      </w:divBdr>
    </w:div>
    <w:div w:id="449396571">
      <w:bodyDiv w:val="1"/>
      <w:marLeft w:val="0"/>
      <w:marRight w:val="0"/>
      <w:marTop w:val="0"/>
      <w:marBottom w:val="0"/>
      <w:divBdr>
        <w:top w:val="none" w:sz="0" w:space="0" w:color="auto"/>
        <w:left w:val="none" w:sz="0" w:space="0" w:color="auto"/>
        <w:bottom w:val="none" w:sz="0" w:space="0" w:color="auto"/>
        <w:right w:val="none" w:sz="0" w:space="0" w:color="auto"/>
      </w:divBdr>
    </w:div>
    <w:div w:id="531236334">
      <w:bodyDiv w:val="1"/>
      <w:marLeft w:val="0"/>
      <w:marRight w:val="0"/>
      <w:marTop w:val="0"/>
      <w:marBottom w:val="0"/>
      <w:divBdr>
        <w:top w:val="none" w:sz="0" w:space="0" w:color="auto"/>
        <w:left w:val="none" w:sz="0" w:space="0" w:color="auto"/>
        <w:bottom w:val="none" w:sz="0" w:space="0" w:color="auto"/>
        <w:right w:val="none" w:sz="0" w:space="0" w:color="auto"/>
      </w:divBdr>
    </w:div>
    <w:div w:id="572743963">
      <w:bodyDiv w:val="1"/>
      <w:marLeft w:val="0"/>
      <w:marRight w:val="0"/>
      <w:marTop w:val="0"/>
      <w:marBottom w:val="0"/>
      <w:divBdr>
        <w:top w:val="none" w:sz="0" w:space="0" w:color="auto"/>
        <w:left w:val="none" w:sz="0" w:space="0" w:color="auto"/>
        <w:bottom w:val="none" w:sz="0" w:space="0" w:color="auto"/>
        <w:right w:val="none" w:sz="0" w:space="0" w:color="auto"/>
      </w:divBdr>
    </w:div>
    <w:div w:id="589051125">
      <w:bodyDiv w:val="1"/>
      <w:marLeft w:val="0"/>
      <w:marRight w:val="0"/>
      <w:marTop w:val="0"/>
      <w:marBottom w:val="0"/>
      <w:divBdr>
        <w:top w:val="none" w:sz="0" w:space="0" w:color="auto"/>
        <w:left w:val="none" w:sz="0" w:space="0" w:color="auto"/>
        <w:bottom w:val="none" w:sz="0" w:space="0" w:color="auto"/>
        <w:right w:val="none" w:sz="0" w:space="0" w:color="auto"/>
      </w:divBdr>
    </w:div>
    <w:div w:id="719213089">
      <w:bodyDiv w:val="1"/>
      <w:marLeft w:val="0"/>
      <w:marRight w:val="0"/>
      <w:marTop w:val="0"/>
      <w:marBottom w:val="0"/>
      <w:divBdr>
        <w:top w:val="none" w:sz="0" w:space="0" w:color="auto"/>
        <w:left w:val="none" w:sz="0" w:space="0" w:color="auto"/>
        <w:bottom w:val="none" w:sz="0" w:space="0" w:color="auto"/>
        <w:right w:val="none" w:sz="0" w:space="0" w:color="auto"/>
      </w:divBdr>
    </w:div>
    <w:div w:id="743838067">
      <w:bodyDiv w:val="1"/>
      <w:marLeft w:val="0"/>
      <w:marRight w:val="0"/>
      <w:marTop w:val="0"/>
      <w:marBottom w:val="0"/>
      <w:divBdr>
        <w:top w:val="none" w:sz="0" w:space="0" w:color="auto"/>
        <w:left w:val="none" w:sz="0" w:space="0" w:color="auto"/>
        <w:bottom w:val="none" w:sz="0" w:space="0" w:color="auto"/>
        <w:right w:val="none" w:sz="0" w:space="0" w:color="auto"/>
      </w:divBdr>
    </w:div>
    <w:div w:id="850146853">
      <w:bodyDiv w:val="1"/>
      <w:marLeft w:val="0"/>
      <w:marRight w:val="0"/>
      <w:marTop w:val="0"/>
      <w:marBottom w:val="0"/>
      <w:divBdr>
        <w:top w:val="none" w:sz="0" w:space="0" w:color="auto"/>
        <w:left w:val="none" w:sz="0" w:space="0" w:color="auto"/>
        <w:bottom w:val="none" w:sz="0" w:space="0" w:color="auto"/>
        <w:right w:val="none" w:sz="0" w:space="0" w:color="auto"/>
      </w:divBdr>
    </w:div>
    <w:div w:id="937106838">
      <w:bodyDiv w:val="1"/>
      <w:marLeft w:val="0"/>
      <w:marRight w:val="0"/>
      <w:marTop w:val="0"/>
      <w:marBottom w:val="0"/>
      <w:divBdr>
        <w:top w:val="none" w:sz="0" w:space="0" w:color="auto"/>
        <w:left w:val="none" w:sz="0" w:space="0" w:color="auto"/>
        <w:bottom w:val="none" w:sz="0" w:space="0" w:color="auto"/>
        <w:right w:val="none" w:sz="0" w:space="0" w:color="auto"/>
      </w:divBdr>
    </w:div>
    <w:div w:id="1027678946">
      <w:bodyDiv w:val="1"/>
      <w:marLeft w:val="0"/>
      <w:marRight w:val="0"/>
      <w:marTop w:val="0"/>
      <w:marBottom w:val="0"/>
      <w:divBdr>
        <w:top w:val="none" w:sz="0" w:space="0" w:color="auto"/>
        <w:left w:val="none" w:sz="0" w:space="0" w:color="auto"/>
        <w:bottom w:val="none" w:sz="0" w:space="0" w:color="auto"/>
        <w:right w:val="none" w:sz="0" w:space="0" w:color="auto"/>
      </w:divBdr>
    </w:div>
    <w:div w:id="1032195817">
      <w:bodyDiv w:val="1"/>
      <w:marLeft w:val="0"/>
      <w:marRight w:val="0"/>
      <w:marTop w:val="0"/>
      <w:marBottom w:val="0"/>
      <w:divBdr>
        <w:top w:val="none" w:sz="0" w:space="0" w:color="auto"/>
        <w:left w:val="none" w:sz="0" w:space="0" w:color="auto"/>
        <w:bottom w:val="none" w:sz="0" w:space="0" w:color="auto"/>
        <w:right w:val="none" w:sz="0" w:space="0" w:color="auto"/>
      </w:divBdr>
    </w:div>
    <w:div w:id="1120808485">
      <w:bodyDiv w:val="1"/>
      <w:marLeft w:val="0"/>
      <w:marRight w:val="0"/>
      <w:marTop w:val="0"/>
      <w:marBottom w:val="0"/>
      <w:divBdr>
        <w:top w:val="none" w:sz="0" w:space="0" w:color="auto"/>
        <w:left w:val="none" w:sz="0" w:space="0" w:color="auto"/>
        <w:bottom w:val="none" w:sz="0" w:space="0" w:color="auto"/>
        <w:right w:val="none" w:sz="0" w:space="0" w:color="auto"/>
      </w:divBdr>
    </w:div>
    <w:div w:id="1127049127">
      <w:bodyDiv w:val="1"/>
      <w:marLeft w:val="0"/>
      <w:marRight w:val="0"/>
      <w:marTop w:val="0"/>
      <w:marBottom w:val="0"/>
      <w:divBdr>
        <w:top w:val="none" w:sz="0" w:space="0" w:color="auto"/>
        <w:left w:val="none" w:sz="0" w:space="0" w:color="auto"/>
        <w:bottom w:val="none" w:sz="0" w:space="0" w:color="auto"/>
        <w:right w:val="none" w:sz="0" w:space="0" w:color="auto"/>
      </w:divBdr>
    </w:div>
    <w:div w:id="1186752202">
      <w:bodyDiv w:val="1"/>
      <w:marLeft w:val="0"/>
      <w:marRight w:val="0"/>
      <w:marTop w:val="0"/>
      <w:marBottom w:val="0"/>
      <w:divBdr>
        <w:top w:val="none" w:sz="0" w:space="0" w:color="auto"/>
        <w:left w:val="none" w:sz="0" w:space="0" w:color="auto"/>
        <w:bottom w:val="none" w:sz="0" w:space="0" w:color="auto"/>
        <w:right w:val="none" w:sz="0" w:space="0" w:color="auto"/>
      </w:divBdr>
    </w:div>
    <w:div w:id="1202130869">
      <w:bodyDiv w:val="1"/>
      <w:marLeft w:val="0"/>
      <w:marRight w:val="0"/>
      <w:marTop w:val="0"/>
      <w:marBottom w:val="0"/>
      <w:divBdr>
        <w:top w:val="none" w:sz="0" w:space="0" w:color="auto"/>
        <w:left w:val="none" w:sz="0" w:space="0" w:color="auto"/>
        <w:bottom w:val="none" w:sz="0" w:space="0" w:color="auto"/>
        <w:right w:val="none" w:sz="0" w:space="0" w:color="auto"/>
      </w:divBdr>
    </w:div>
    <w:div w:id="1227380831">
      <w:bodyDiv w:val="1"/>
      <w:marLeft w:val="0"/>
      <w:marRight w:val="0"/>
      <w:marTop w:val="0"/>
      <w:marBottom w:val="0"/>
      <w:divBdr>
        <w:top w:val="none" w:sz="0" w:space="0" w:color="auto"/>
        <w:left w:val="none" w:sz="0" w:space="0" w:color="auto"/>
        <w:bottom w:val="none" w:sz="0" w:space="0" w:color="auto"/>
        <w:right w:val="none" w:sz="0" w:space="0" w:color="auto"/>
      </w:divBdr>
    </w:div>
    <w:div w:id="1257709642">
      <w:bodyDiv w:val="1"/>
      <w:marLeft w:val="0"/>
      <w:marRight w:val="0"/>
      <w:marTop w:val="0"/>
      <w:marBottom w:val="0"/>
      <w:divBdr>
        <w:top w:val="none" w:sz="0" w:space="0" w:color="auto"/>
        <w:left w:val="none" w:sz="0" w:space="0" w:color="auto"/>
        <w:bottom w:val="none" w:sz="0" w:space="0" w:color="auto"/>
        <w:right w:val="none" w:sz="0" w:space="0" w:color="auto"/>
      </w:divBdr>
    </w:div>
    <w:div w:id="1262641615">
      <w:bodyDiv w:val="1"/>
      <w:marLeft w:val="0"/>
      <w:marRight w:val="0"/>
      <w:marTop w:val="0"/>
      <w:marBottom w:val="0"/>
      <w:divBdr>
        <w:top w:val="none" w:sz="0" w:space="0" w:color="auto"/>
        <w:left w:val="none" w:sz="0" w:space="0" w:color="auto"/>
        <w:bottom w:val="none" w:sz="0" w:space="0" w:color="auto"/>
        <w:right w:val="none" w:sz="0" w:space="0" w:color="auto"/>
      </w:divBdr>
    </w:div>
    <w:div w:id="1270509462">
      <w:bodyDiv w:val="1"/>
      <w:marLeft w:val="0"/>
      <w:marRight w:val="0"/>
      <w:marTop w:val="0"/>
      <w:marBottom w:val="0"/>
      <w:divBdr>
        <w:top w:val="none" w:sz="0" w:space="0" w:color="auto"/>
        <w:left w:val="none" w:sz="0" w:space="0" w:color="auto"/>
        <w:bottom w:val="none" w:sz="0" w:space="0" w:color="auto"/>
        <w:right w:val="none" w:sz="0" w:space="0" w:color="auto"/>
      </w:divBdr>
    </w:div>
    <w:div w:id="1276790991">
      <w:bodyDiv w:val="1"/>
      <w:marLeft w:val="0"/>
      <w:marRight w:val="0"/>
      <w:marTop w:val="0"/>
      <w:marBottom w:val="0"/>
      <w:divBdr>
        <w:top w:val="none" w:sz="0" w:space="0" w:color="auto"/>
        <w:left w:val="none" w:sz="0" w:space="0" w:color="auto"/>
        <w:bottom w:val="none" w:sz="0" w:space="0" w:color="auto"/>
        <w:right w:val="none" w:sz="0" w:space="0" w:color="auto"/>
      </w:divBdr>
    </w:div>
    <w:div w:id="1288856097">
      <w:bodyDiv w:val="1"/>
      <w:marLeft w:val="0"/>
      <w:marRight w:val="0"/>
      <w:marTop w:val="0"/>
      <w:marBottom w:val="0"/>
      <w:divBdr>
        <w:top w:val="none" w:sz="0" w:space="0" w:color="auto"/>
        <w:left w:val="none" w:sz="0" w:space="0" w:color="auto"/>
        <w:bottom w:val="none" w:sz="0" w:space="0" w:color="auto"/>
        <w:right w:val="none" w:sz="0" w:space="0" w:color="auto"/>
      </w:divBdr>
    </w:div>
    <w:div w:id="1291980621">
      <w:bodyDiv w:val="1"/>
      <w:marLeft w:val="0"/>
      <w:marRight w:val="0"/>
      <w:marTop w:val="0"/>
      <w:marBottom w:val="0"/>
      <w:divBdr>
        <w:top w:val="none" w:sz="0" w:space="0" w:color="auto"/>
        <w:left w:val="none" w:sz="0" w:space="0" w:color="auto"/>
        <w:bottom w:val="none" w:sz="0" w:space="0" w:color="auto"/>
        <w:right w:val="none" w:sz="0" w:space="0" w:color="auto"/>
      </w:divBdr>
    </w:div>
    <w:div w:id="1294825330">
      <w:bodyDiv w:val="1"/>
      <w:marLeft w:val="0"/>
      <w:marRight w:val="0"/>
      <w:marTop w:val="0"/>
      <w:marBottom w:val="0"/>
      <w:divBdr>
        <w:top w:val="none" w:sz="0" w:space="0" w:color="auto"/>
        <w:left w:val="none" w:sz="0" w:space="0" w:color="auto"/>
        <w:bottom w:val="none" w:sz="0" w:space="0" w:color="auto"/>
        <w:right w:val="none" w:sz="0" w:space="0" w:color="auto"/>
      </w:divBdr>
    </w:div>
    <w:div w:id="1346638291">
      <w:bodyDiv w:val="1"/>
      <w:marLeft w:val="0"/>
      <w:marRight w:val="0"/>
      <w:marTop w:val="0"/>
      <w:marBottom w:val="0"/>
      <w:divBdr>
        <w:top w:val="none" w:sz="0" w:space="0" w:color="auto"/>
        <w:left w:val="none" w:sz="0" w:space="0" w:color="auto"/>
        <w:bottom w:val="none" w:sz="0" w:space="0" w:color="auto"/>
        <w:right w:val="none" w:sz="0" w:space="0" w:color="auto"/>
      </w:divBdr>
    </w:div>
    <w:div w:id="1380010702">
      <w:bodyDiv w:val="1"/>
      <w:marLeft w:val="0"/>
      <w:marRight w:val="0"/>
      <w:marTop w:val="0"/>
      <w:marBottom w:val="0"/>
      <w:divBdr>
        <w:top w:val="none" w:sz="0" w:space="0" w:color="auto"/>
        <w:left w:val="none" w:sz="0" w:space="0" w:color="auto"/>
        <w:bottom w:val="none" w:sz="0" w:space="0" w:color="auto"/>
        <w:right w:val="none" w:sz="0" w:space="0" w:color="auto"/>
      </w:divBdr>
    </w:div>
    <w:div w:id="1383093182">
      <w:bodyDiv w:val="1"/>
      <w:marLeft w:val="0"/>
      <w:marRight w:val="0"/>
      <w:marTop w:val="0"/>
      <w:marBottom w:val="0"/>
      <w:divBdr>
        <w:top w:val="none" w:sz="0" w:space="0" w:color="auto"/>
        <w:left w:val="none" w:sz="0" w:space="0" w:color="auto"/>
        <w:bottom w:val="none" w:sz="0" w:space="0" w:color="auto"/>
        <w:right w:val="none" w:sz="0" w:space="0" w:color="auto"/>
      </w:divBdr>
    </w:div>
    <w:div w:id="1427576655">
      <w:bodyDiv w:val="1"/>
      <w:marLeft w:val="0"/>
      <w:marRight w:val="0"/>
      <w:marTop w:val="0"/>
      <w:marBottom w:val="0"/>
      <w:divBdr>
        <w:top w:val="none" w:sz="0" w:space="0" w:color="auto"/>
        <w:left w:val="none" w:sz="0" w:space="0" w:color="auto"/>
        <w:bottom w:val="none" w:sz="0" w:space="0" w:color="auto"/>
        <w:right w:val="none" w:sz="0" w:space="0" w:color="auto"/>
      </w:divBdr>
    </w:div>
    <w:div w:id="1448544005">
      <w:bodyDiv w:val="1"/>
      <w:marLeft w:val="0"/>
      <w:marRight w:val="0"/>
      <w:marTop w:val="0"/>
      <w:marBottom w:val="0"/>
      <w:divBdr>
        <w:top w:val="none" w:sz="0" w:space="0" w:color="auto"/>
        <w:left w:val="none" w:sz="0" w:space="0" w:color="auto"/>
        <w:bottom w:val="none" w:sz="0" w:space="0" w:color="auto"/>
        <w:right w:val="none" w:sz="0" w:space="0" w:color="auto"/>
      </w:divBdr>
    </w:div>
    <w:div w:id="1492285313">
      <w:bodyDiv w:val="1"/>
      <w:marLeft w:val="0"/>
      <w:marRight w:val="0"/>
      <w:marTop w:val="0"/>
      <w:marBottom w:val="0"/>
      <w:divBdr>
        <w:top w:val="none" w:sz="0" w:space="0" w:color="auto"/>
        <w:left w:val="none" w:sz="0" w:space="0" w:color="auto"/>
        <w:bottom w:val="none" w:sz="0" w:space="0" w:color="auto"/>
        <w:right w:val="none" w:sz="0" w:space="0" w:color="auto"/>
      </w:divBdr>
    </w:div>
    <w:div w:id="1520311245">
      <w:bodyDiv w:val="1"/>
      <w:marLeft w:val="0"/>
      <w:marRight w:val="0"/>
      <w:marTop w:val="0"/>
      <w:marBottom w:val="0"/>
      <w:divBdr>
        <w:top w:val="none" w:sz="0" w:space="0" w:color="auto"/>
        <w:left w:val="none" w:sz="0" w:space="0" w:color="auto"/>
        <w:bottom w:val="none" w:sz="0" w:space="0" w:color="auto"/>
        <w:right w:val="none" w:sz="0" w:space="0" w:color="auto"/>
      </w:divBdr>
    </w:div>
    <w:div w:id="1527132050">
      <w:bodyDiv w:val="1"/>
      <w:marLeft w:val="0"/>
      <w:marRight w:val="0"/>
      <w:marTop w:val="0"/>
      <w:marBottom w:val="0"/>
      <w:divBdr>
        <w:top w:val="none" w:sz="0" w:space="0" w:color="auto"/>
        <w:left w:val="none" w:sz="0" w:space="0" w:color="auto"/>
        <w:bottom w:val="none" w:sz="0" w:space="0" w:color="auto"/>
        <w:right w:val="none" w:sz="0" w:space="0" w:color="auto"/>
      </w:divBdr>
    </w:div>
    <w:div w:id="1714771237">
      <w:bodyDiv w:val="1"/>
      <w:marLeft w:val="0"/>
      <w:marRight w:val="0"/>
      <w:marTop w:val="0"/>
      <w:marBottom w:val="0"/>
      <w:divBdr>
        <w:top w:val="none" w:sz="0" w:space="0" w:color="auto"/>
        <w:left w:val="none" w:sz="0" w:space="0" w:color="auto"/>
        <w:bottom w:val="none" w:sz="0" w:space="0" w:color="auto"/>
        <w:right w:val="none" w:sz="0" w:space="0" w:color="auto"/>
      </w:divBdr>
    </w:div>
    <w:div w:id="1720982037">
      <w:bodyDiv w:val="1"/>
      <w:marLeft w:val="0"/>
      <w:marRight w:val="0"/>
      <w:marTop w:val="0"/>
      <w:marBottom w:val="0"/>
      <w:divBdr>
        <w:top w:val="none" w:sz="0" w:space="0" w:color="auto"/>
        <w:left w:val="none" w:sz="0" w:space="0" w:color="auto"/>
        <w:bottom w:val="none" w:sz="0" w:space="0" w:color="auto"/>
        <w:right w:val="none" w:sz="0" w:space="0" w:color="auto"/>
      </w:divBdr>
    </w:div>
    <w:div w:id="1963608541">
      <w:bodyDiv w:val="1"/>
      <w:marLeft w:val="0"/>
      <w:marRight w:val="0"/>
      <w:marTop w:val="0"/>
      <w:marBottom w:val="0"/>
      <w:divBdr>
        <w:top w:val="none" w:sz="0" w:space="0" w:color="auto"/>
        <w:left w:val="none" w:sz="0" w:space="0" w:color="auto"/>
        <w:bottom w:val="none" w:sz="0" w:space="0" w:color="auto"/>
        <w:right w:val="none" w:sz="0" w:space="0" w:color="auto"/>
      </w:divBdr>
    </w:div>
    <w:div w:id="1981689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lostat.ilo.org/methods/concepts-and-definitions/classification-occupation/)" TargetMode="External"/><Relationship Id="rId18" Type="http://schemas.openxmlformats.org/officeDocument/2006/relationships/hyperlink" Target="https://www.drawio.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bill.com/learning/purchase-order?" TargetMode="External"/><Relationship Id="rId2" Type="http://schemas.openxmlformats.org/officeDocument/2006/relationships/customXml" Target="../customXml/item2.xml"/><Relationship Id="rId16" Type="http://schemas.openxmlformats.org/officeDocument/2006/relationships/hyperlink" Target="https://www.netsuite.com/portal/resource/articles/inventory-management/automated-inventory-management.shtml?"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hyperlink" Target="https://www.gsb.stanford.edu/faculty-research/working-papers/impact-duplicate-orders-demand-estimation-capacity-investment?utm_source=chatgpt.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blueyonder.com/resources/retail-inventory-distortion-report?utm_source=chatgpt.com"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Global Cost of Inventory Distortion in 2023 (In Trillions)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2447269612131818"/>
          <c:y val="0.19753812023497058"/>
          <c:w val="0.36031404928550598"/>
          <c:h val="0.61768122734658171"/>
        </c:manualLayout>
      </c:layout>
      <c:doughnutChart>
        <c:varyColors val="1"/>
        <c:ser>
          <c:idx val="0"/>
          <c:order val="0"/>
          <c:tx>
            <c:strRef>
              <c:f>Sheet1!$B$1</c:f>
              <c:strCache>
                <c:ptCount val="1"/>
                <c:pt idx="0">
                  <c:v>Global Cost of Inventory Distortion in 2023 (In Trillion)</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2-54AF-498D-A60E-5F650D4490E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1-54AF-498D-A60E-5F650D4490EC}"/>
              </c:ext>
            </c:extLst>
          </c:dPt>
          <c:dLbls>
            <c:dLbl>
              <c:idx val="0"/>
              <c:layout>
                <c:manualLayout>
                  <c:x val="0.1111111111111112"/>
                  <c:y val="-3.1746031746031744E-2"/>
                </c:manualLayout>
              </c:layout>
              <c:tx>
                <c:rich>
                  <a:bodyPr/>
                  <a:lstStyle/>
                  <a:p>
                    <a:r>
                      <a:rPr lang="en-US"/>
                      <a:t>US$</a:t>
                    </a:r>
                    <a:fld id="{E2DA8894-AEDD-4E23-BAEB-2F4A5B0AC654}" type="VALUE">
                      <a:rPr lang="en-US"/>
                      <a:pPr/>
                      <a:t>[VALUE]</a:t>
                    </a:fld>
                    <a:r>
                      <a:rPr lang="en-US"/>
                      <a:t> trillion</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54AF-498D-A60E-5F650D4490EC}"/>
                </c:ext>
              </c:extLst>
            </c:dLbl>
            <c:dLbl>
              <c:idx val="1"/>
              <c:layout>
                <c:manualLayout>
                  <c:x val="-0.11805555555555555"/>
                  <c:y val="-7.1428571428571425E-2"/>
                </c:manualLayout>
              </c:layout>
              <c:tx>
                <c:rich>
                  <a:bodyPr/>
                  <a:lstStyle/>
                  <a:p>
                    <a:r>
                      <a:rPr lang="en-US"/>
                      <a:t>US$</a:t>
                    </a:r>
                    <a:fld id="{EE77AB57-9D95-4F73-931D-78325C09382E}" type="VALUE">
                      <a:rPr lang="en-US"/>
                      <a:pPr/>
                      <a:t>[VALUE]</a:t>
                    </a:fld>
                    <a:r>
                      <a:rPr lang="en-US" baseline="0"/>
                      <a:t> trillion</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54AF-498D-A60E-5F650D4490E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Out-of-stocks</c:v>
                </c:pt>
                <c:pt idx="1">
                  <c:v>Overstocks</c:v>
                </c:pt>
              </c:strCache>
            </c:strRef>
          </c:cat>
          <c:val>
            <c:numRef>
              <c:f>Sheet1!$B$2:$B$3</c:f>
              <c:numCache>
                <c:formatCode>General</c:formatCode>
                <c:ptCount val="2"/>
                <c:pt idx="0">
                  <c:v>1.2</c:v>
                </c:pt>
                <c:pt idx="1">
                  <c:v>0.56200000000000006</c:v>
                </c:pt>
              </c:numCache>
            </c:numRef>
          </c:val>
          <c:extLst>
            <c:ext xmlns:c16="http://schemas.microsoft.com/office/drawing/2014/chart" uri="{C3380CC4-5D6E-409C-BE32-E72D297353CC}">
              <c16:uniqueId val="{00000000-54AF-498D-A60E-5F650D4490EC}"/>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AC6A7D617B1142B7A64829AE762BF8" ma:contentTypeVersion="18" ma:contentTypeDescription="Create a new document." ma:contentTypeScope="" ma:versionID="26ce053046391cec0b5ef9d54514298d">
  <xsd:schema xmlns:xsd="http://www.w3.org/2001/XMLSchema" xmlns:xs="http://www.w3.org/2001/XMLSchema" xmlns:p="http://schemas.microsoft.com/office/2006/metadata/properties" xmlns:ns2="aa205407-e844-44f4-a704-524443cf3599" xmlns:ns3="0121faca-6edc-4c38-a0c5-20e2ba8c7570" targetNamespace="http://schemas.microsoft.com/office/2006/metadata/properties" ma:root="true" ma:fieldsID="9669ddbb5b69187b6ba0b09ea578fc7b" ns2:_="" ns3:_="">
    <xsd:import namespace="aa205407-e844-44f4-a704-524443cf3599"/>
    <xsd:import namespace="0121faca-6edc-4c38-a0c5-20e2ba8c757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05407-e844-44f4-a704-524443cf3599" elementFormDefault="qualified">
    <xsd:import namespace="http://schemas.microsoft.com/office/2006/documentManagement/types"/>
    <xsd:import namespace="http://schemas.microsoft.com/office/infopath/2007/PartnerControls"/>
    <xsd:element name="SharedWithUsers" ma:index="4"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c87a7b3-0ed2-499c-bc30-4d2170d1b8f1}" ma:internalName="TaxCatchAll" ma:showField="CatchAllData" ma:web="aa205407-e844-44f4-a704-524443cf359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121faca-6edc-4c38-a0c5-20e2ba8c757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a205407-e844-44f4-a704-524443cf3599" xsi:nil="true"/>
    <lcf76f155ced4ddcb4097134ff3c332f xmlns="0121faca-6edc-4c38-a0c5-20e2ba8c757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079C4-D82A-4077-B26A-EDD6470ED658}">
  <ds:schemaRefs>
    <ds:schemaRef ds:uri="http://schemas.microsoft.com/sharepoint/v3/contenttype/forms"/>
  </ds:schemaRefs>
</ds:datastoreItem>
</file>

<file path=customXml/itemProps2.xml><?xml version="1.0" encoding="utf-8"?>
<ds:datastoreItem xmlns:ds="http://schemas.openxmlformats.org/officeDocument/2006/customXml" ds:itemID="{9FA4ABE8-FFAE-429A-B31E-B64B48869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205407-e844-44f4-a704-524443cf3599"/>
    <ds:schemaRef ds:uri="0121faca-6edc-4c38-a0c5-20e2ba8c75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8D1507-FC77-41D9-AA6E-4A2B345F2EE4}">
  <ds:schemaRefs>
    <ds:schemaRef ds:uri="http://schemas.microsoft.com/office/2006/metadata/properties"/>
    <ds:schemaRef ds:uri="http://schemas.microsoft.com/office/infopath/2007/PartnerControls"/>
    <ds:schemaRef ds:uri="aa205407-e844-44f4-a704-524443cf3599"/>
    <ds:schemaRef ds:uri="0121faca-6edc-4c38-a0c5-20e2ba8c7570"/>
  </ds:schemaRefs>
</ds:datastoreItem>
</file>

<file path=customXml/itemProps4.xml><?xml version="1.0" encoding="utf-8"?>
<ds:datastoreItem xmlns:ds="http://schemas.openxmlformats.org/officeDocument/2006/customXml" ds:itemID="{1422C9D9-3013-43C2-9228-24776F763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1169</TotalTime>
  <Pages>10</Pages>
  <Words>2951</Words>
  <Characters>16824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Emile SABASTIAN (TP)</dc:creator>
  <cp:keywords/>
  <dc:description/>
  <cp:lastModifiedBy>Hannan Noor</cp:lastModifiedBy>
  <cp:revision>176</cp:revision>
  <dcterms:created xsi:type="dcterms:W3CDTF">2026-05-19T06:10:00Z</dcterms:created>
  <dcterms:modified xsi:type="dcterms:W3CDTF">2026-05-28T07:00:00Z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2025-04-24T08:25:25Z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ffbde66d-1726-498b-a254-191fb107aa55</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0x01010024AC6A7D617B1142B7A64829AE762BF8</vt:lpwstr>
  </property>
  <property fmtid="{D5CDD505-2E9C-101B-9397-08002B2CF9AE}" pid="11" name="MediaServiceImageTags">
    <vt:lpwstr/>
  </property>
</Properties>
</file>